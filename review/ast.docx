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1C8309" w14:textId="77777777" w:rsidR="00E33665" w:rsidRDefault="00E33665" w:rsidP="008E047A">
      <w:pPr>
        <w:ind w:firstLineChars="0" w:firstLine="0"/>
        <w:outlineLvl w:val="0"/>
        <w:rPr>
          <w:rFonts w:ascii="新宋体" w:eastAsia="新宋体" w:hAnsi="新宋体" w:cs="新宋体"/>
          <w:b/>
          <w:bCs/>
          <w:kern w:val="0"/>
          <w:sz w:val="40"/>
          <w:szCs w:val="40"/>
        </w:rPr>
      </w:pPr>
      <w:bookmarkStart w:id="0" w:name="OLE_LINK4"/>
      <w:bookmarkStart w:id="1" w:name="OLE_LINK3"/>
      <w:bookmarkStart w:id="2" w:name="OLE_LINK1"/>
      <w:bookmarkStart w:id="3" w:name="OLE_LINK2"/>
      <w:r>
        <w:rPr>
          <w:rFonts w:ascii="宋体" w:hAnsi="宋体" w:cs="宋体" w:hint="eastAsia"/>
          <w:b/>
          <w:bCs/>
          <w:kern w:val="0"/>
          <w:sz w:val="40"/>
          <w:szCs w:val="40"/>
        </w:rPr>
        <w:t>舰载直升机空气动力学及其应用现状</w:t>
      </w:r>
      <w:commentRangeStart w:id="4"/>
      <w:commentRangeEnd w:id="4"/>
      <w:r>
        <w:commentReference w:id="4"/>
      </w:r>
    </w:p>
    <w:p w14:paraId="08DBD67A" w14:textId="77777777" w:rsidR="00E33665" w:rsidRDefault="00E33665" w:rsidP="008E047A">
      <w:pPr>
        <w:ind w:firstLineChars="0" w:firstLine="0"/>
        <w:rPr>
          <w:rFonts w:ascii="楷体_GB2312" w:eastAsia="楷体_GB2312" w:hAnsi="楷体_GB2312" w:cs="楷体_GB2312"/>
          <w:sz w:val="28"/>
          <w:szCs w:val="28"/>
          <w:vertAlign w:val="superscript"/>
        </w:rPr>
      </w:pPr>
      <w:r>
        <w:rPr>
          <w:rFonts w:ascii="楷体_GB2312" w:eastAsia="楷体_GB2312" w:hAnsi="楷体_GB2312" w:cs="楷体_GB2312" w:hint="eastAsia"/>
          <w:sz w:val="28"/>
          <w:szCs w:val="28"/>
        </w:rPr>
        <w:t>裴为诚</w:t>
      </w:r>
      <w:r>
        <w:rPr>
          <w:rFonts w:ascii="楷体_GB2312" w:eastAsia="楷体_GB2312" w:hAnsi="楷体_GB2312" w:cs="楷体_GB2312" w:hint="eastAsia"/>
          <w:sz w:val="28"/>
          <w:szCs w:val="28"/>
          <w:vertAlign w:val="superscript"/>
        </w:rPr>
        <w:t>1</w:t>
      </w:r>
      <w:r>
        <w:rPr>
          <w:rFonts w:ascii="楷体_GB2312" w:eastAsia="楷体_GB2312" w:hAnsi="楷体_GB2312" w:cs="楷体_GB2312" w:hint="eastAsia"/>
          <w:sz w:val="28"/>
          <w:szCs w:val="28"/>
        </w:rPr>
        <w:t>，</w:t>
      </w:r>
      <w:bookmarkEnd w:id="0"/>
      <w:bookmarkEnd w:id="1"/>
      <w:r>
        <w:rPr>
          <w:rFonts w:ascii="楷体_GB2312" w:eastAsia="楷体_GB2312" w:hAnsi="楷体_GB2312" w:cs="楷体_GB2312" w:hint="eastAsia"/>
          <w:sz w:val="28"/>
          <w:szCs w:val="28"/>
        </w:rPr>
        <w:t>刘畅</w:t>
      </w:r>
      <w:r>
        <w:rPr>
          <w:rFonts w:ascii="楷体_GB2312" w:eastAsia="楷体_GB2312" w:hAnsi="楷体_GB2312" w:cs="楷体_GB2312" w:hint="eastAsia"/>
          <w:sz w:val="28"/>
          <w:szCs w:val="28"/>
          <w:vertAlign w:val="superscript"/>
        </w:rPr>
        <w:t>1</w:t>
      </w:r>
      <w:r>
        <w:rPr>
          <w:rFonts w:ascii="楷体_GB2312" w:eastAsia="楷体_GB2312" w:hAnsi="楷体_GB2312" w:cs="楷体_GB2312" w:hint="eastAsia"/>
          <w:sz w:val="28"/>
          <w:szCs w:val="28"/>
        </w:rPr>
        <w:t>，</w:t>
      </w:r>
      <w:r w:rsidR="005949BD">
        <w:rPr>
          <w:rFonts w:ascii="楷体_GB2312" w:eastAsia="楷体_GB2312" w:hAnsi="楷体_GB2312" w:cs="楷体_GB2312" w:hint="eastAsia"/>
          <w:sz w:val="28"/>
          <w:szCs w:val="28"/>
        </w:rPr>
        <w:t>蔡玉洁</w:t>
      </w:r>
      <w:r w:rsidR="005949BD">
        <w:rPr>
          <w:rFonts w:ascii="楷体_GB2312" w:eastAsia="楷体_GB2312" w:hAnsi="楷体_GB2312" w:cs="楷体_GB2312"/>
          <w:sz w:val="28"/>
          <w:szCs w:val="28"/>
          <w:vertAlign w:val="superscript"/>
        </w:rPr>
        <w:t>2</w:t>
      </w:r>
      <w:r w:rsidR="005949BD">
        <w:rPr>
          <w:rFonts w:ascii="楷体_GB2312" w:eastAsia="楷体_GB2312" w:hAnsi="楷体_GB2312" w:cs="楷体_GB2312" w:hint="eastAsia"/>
          <w:sz w:val="28"/>
          <w:szCs w:val="28"/>
        </w:rPr>
        <w:t>，</w:t>
      </w:r>
      <w:r>
        <w:rPr>
          <w:rFonts w:ascii="楷体_GB2312" w:eastAsia="楷体_GB2312" w:hAnsi="楷体_GB2312" w:cs="楷体_GB2312" w:hint="eastAsia"/>
          <w:sz w:val="28"/>
          <w:szCs w:val="28"/>
        </w:rPr>
        <w:t>李书</w:t>
      </w:r>
      <w:r>
        <w:rPr>
          <w:rFonts w:ascii="楷体_GB2312" w:eastAsia="楷体_GB2312" w:hAnsi="楷体_GB2312" w:cs="楷体_GB2312" w:hint="eastAsia"/>
          <w:sz w:val="28"/>
          <w:szCs w:val="28"/>
          <w:vertAlign w:val="superscript"/>
        </w:rPr>
        <w:t>1,</w:t>
      </w:r>
      <w:r w:rsidR="005949BD">
        <w:rPr>
          <w:rFonts w:ascii="楷体_GB2312" w:eastAsia="楷体_GB2312" w:hAnsi="楷体_GB2312" w:cs="楷体_GB2312"/>
          <w:sz w:val="28"/>
          <w:szCs w:val="28"/>
          <w:vertAlign w:val="superscript"/>
        </w:rPr>
        <w:t>3</w:t>
      </w:r>
      <w:r>
        <w:rPr>
          <w:rFonts w:ascii="楷体_GB2312" w:eastAsia="楷体_GB2312" w:hAnsi="楷体_GB2312" w:cs="楷体_GB2312" w:hint="eastAsia"/>
          <w:sz w:val="28"/>
          <w:szCs w:val="28"/>
          <w:vertAlign w:val="superscript"/>
        </w:rPr>
        <w:t>,*</w:t>
      </w:r>
    </w:p>
    <w:p w14:paraId="74BFB081" w14:textId="77777777" w:rsidR="00E33665" w:rsidRDefault="00E33665" w:rsidP="008E047A">
      <w:pPr>
        <w:ind w:firstLineChars="0" w:firstLine="0"/>
        <w:rPr>
          <w:rFonts w:ascii="仿宋_GB2312" w:eastAsia="仿宋_GB2312" w:hAnsi="仿宋_GB2312" w:cs="仿宋_GB2312"/>
          <w:sz w:val="18"/>
          <w:szCs w:val="18"/>
        </w:rPr>
      </w:pPr>
      <w:r>
        <w:rPr>
          <w:rFonts w:ascii="仿宋_GB2312" w:eastAsia="仿宋_GB2312" w:hAnsi="仿宋_GB2312" w:cs="仿宋_GB2312" w:hint="eastAsia"/>
          <w:sz w:val="18"/>
          <w:szCs w:val="18"/>
        </w:rPr>
        <w:t>1.北京航空航天大学 航空科学与工程学院，北京</w:t>
      </w:r>
      <w:r w:rsidR="00B51C57">
        <w:rPr>
          <w:rFonts w:ascii="仿宋_GB2312" w:eastAsia="仿宋_GB2312" w:hAnsi="仿宋_GB2312" w:cs="仿宋_GB2312" w:hint="eastAsia"/>
          <w:sz w:val="18"/>
          <w:szCs w:val="18"/>
        </w:rPr>
        <w:t xml:space="preserve"> </w:t>
      </w:r>
      <w:r>
        <w:rPr>
          <w:rFonts w:ascii="仿宋_GB2312" w:eastAsia="仿宋_GB2312" w:hAnsi="仿宋_GB2312" w:cs="仿宋_GB2312" w:hint="eastAsia"/>
          <w:sz w:val="18"/>
          <w:szCs w:val="18"/>
        </w:rPr>
        <w:t>1</w:t>
      </w:r>
      <w:r>
        <w:rPr>
          <w:rFonts w:ascii="仿宋_GB2312" w:eastAsia="仿宋_GB2312" w:hAnsi="仿宋_GB2312" w:cs="仿宋_GB2312"/>
          <w:sz w:val="18"/>
          <w:szCs w:val="18"/>
        </w:rPr>
        <w:t>00</w:t>
      </w:r>
      <w:r>
        <w:rPr>
          <w:rFonts w:ascii="仿宋_GB2312" w:eastAsia="仿宋_GB2312" w:hAnsi="仿宋_GB2312" w:cs="仿宋_GB2312" w:hint="eastAsia"/>
          <w:sz w:val="18"/>
          <w:szCs w:val="18"/>
        </w:rPr>
        <w:t>191</w:t>
      </w:r>
    </w:p>
    <w:p w14:paraId="78E328D1" w14:textId="77777777" w:rsidR="005949BD" w:rsidRPr="005949BD" w:rsidRDefault="005949BD" w:rsidP="008E047A">
      <w:pPr>
        <w:ind w:firstLineChars="0" w:firstLine="0"/>
        <w:rPr>
          <w:rFonts w:ascii="仿宋_GB2312" w:eastAsia="仿宋_GB2312" w:hAnsi="仿宋_GB2312" w:cs="仿宋_GB2312"/>
          <w:sz w:val="18"/>
          <w:szCs w:val="18"/>
        </w:rPr>
      </w:pPr>
      <w:r>
        <w:rPr>
          <w:rFonts w:ascii="仿宋_GB2312" w:eastAsia="仿宋_GB2312" w:hAnsi="仿宋_GB2312" w:cs="仿宋_GB2312"/>
          <w:sz w:val="18"/>
          <w:szCs w:val="18"/>
        </w:rPr>
        <w:t>2</w:t>
      </w:r>
      <w:r>
        <w:rPr>
          <w:rFonts w:ascii="仿宋_GB2312" w:eastAsia="仿宋_GB2312" w:hAnsi="仿宋_GB2312" w:cs="仿宋_GB2312" w:hint="eastAsia"/>
          <w:sz w:val="18"/>
          <w:szCs w:val="18"/>
        </w:rPr>
        <w:t>.</w:t>
      </w:r>
      <w:r w:rsidR="00793277">
        <w:rPr>
          <w:rFonts w:ascii="仿宋_GB2312" w:eastAsia="仿宋_GB2312" w:hAnsi="仿宋_GB2312" w:cs="仿宋_GB2312" w:hint="eastAsia"/>
          <w:sz w:val="18"/>
          <w:szCs w:val="18"/>
        </w:rPr>
        <w:t>上海机电工程研究所</w:t>
      </w:r>
      <w:r>
        <w:rPr>
          <w:rFonts w:ascii="仿宋_GB2312" w:eastAsia="仿宋_GB2312" w:hAnsi="仿宋_GB2312" w:cs="仿宋_GB2312" w:hint="eastAsia"/>
          <w:sz w:val="18"/>
          <w:szCs w:val="18"/>
        </w:rPr>
        <w:t>，</w:t>
      </w:r>
      <w:r w:rsidR="00C9299D">
        <w:rPr>
          <w:rFonts w:ascii="仿宋_GB2312" w:eastAsia="仿宋_GB2312" w:hAnsi="仿宋_GB2312" w:cs="仿宋_GB2312" w:hint="eastAsia"/>
          <w:sz w:val="18"/>
          <w:szCs w:val="18"/>
        </w:rPr>
        <w:t>上海</w:t>
      </w:r>
      <w:r w:rsidR="00B51C57">
        <w:rPr>
          <w:rFonts w:ascii="仿宋_GB2312" w:eastAsia="仿宋_GB2312" w:hAnsi="仿宋_GB2312" w:cs="仿宋_GB2312" w:hint="eastAsia"/>
          <w:sz w:val="18"/>
          <w:szCs w:val="18"/>
        </w:rPr>
        <w:t xml:space="preserve"> </w:t>
      </w:r>
      <w:r w:rsidR="00793277">
        <w:rPr>
          <w:rFonts w:ascii="仿宋_GB2312" w:eastAsia="仿宋_GB2312" w:hAnsi="仿宋_GB2312" w:cs="仿宋_GB2312"/>
          <w:sz w:val="18"/>
          <w:szCs w:val="18"/>
        </w:rPr>
        <w:t>201109</w:t>
      </w:r>
    </w:p>
    <w:p w14:paraId="3DA1BFC1" w14:textId="77777777" w:rsidR="00E33665" w:rsidRDefault="005949BD" w:rsidP="008E047A">
      <w:pPr>
        <w:spacing w:afterLines="50" w:after="156"/>
        <w:ind w:firstLineChars="0" w:firstLine="0"/>
        <w:rPr>
          <w:rFonts w:ascii="仿宋_GB2312" w:eastAsia="仿宋_GB2312" w:hAnsi="仿宋_GB2312" w:cs="仿宋_GB2312"/>
          <w:sz w:val="18"/>
          <w:szCs w:val="18"/>
        </w:rPr>
      </w:pPr>
      <w:r>
        <w:rPr>
          <w:rFonts w:ascii="仿宋_GB2312" w:eastAsia="仿宋_GB2312" w:hAnsi="仿宋_GB2312" w:cs="仿宋_GB2312"/>
          <w:sz w:val="18"/>
          <w:szCs w:val="18"/>
        </w:rPr>
        <w:t>3</w:t>
      </w:r>
      <w:r w:rsidR="00E33665">
        <w:rPr>
          <w:rFonts w:ascii="仿宋_GB2312" w:eastAsia="仿宋_GB2312" w:hAnsi="仿宋_GB2312" w:cs="仿宋_GB2312" w:hint="eastAsia"/>
          <w:sz w:val="18"/>
          <w:szCs w:val="18"/>
        </w:rPr>
        <w:t>.</w:t>
      </w:r>
      <w:bookmarkEnd w:id="2"/>
      <w:bookmarkEnd w:id="3"/>
      <w:r w:rsidR="00E33665">
        <w:rPr>
          <w:rFonts w:ascii="仿宋_GB2312" w:eastAsia="仿宋_GB2312" w:hAnsi="仿宋_GB2312" w:cs="仿宋_GB2312" w:hint="eastAsia"/>
          <w:sz w:val="18"/>
          <w:szCs w:val="18"/>
        </w:rPr>
        <w:t>北京航空航天大学 宁波创新研究院，浙江 宁波</w:t>
      </w:r>
      <w:r w:rsidR="00B51C57">
        <w:rPr>
          <w:rFonts w:ascii="仿宋_GB2312" w:eastAsia="仿宋_GB2312" w:hAnsi="仿宋_GB2312" w:cs="仿宋_GB2312" w:hint="eastAsia"/>
          <w:sz w:val="18"/>
          <w:szCs w:val="18"/>
        </w:rPr>
        <w:t xml:space="preserve"> </w:t>
      </w:r>
      <w:r w:rsidR="00E33665">
        <w:rPr>
          <w:rFonts w:ascii="仿宋_GB2312" w:eastAsia="仿宋_GB2312" w:hAnsi="仿宋_GB2312" w:cs="仿宋_GB2312"/>
          <w:sz w:val="18"/>
          <w:szCs w:val="18"/>
        </w:rPr>
        <w:t>315800</w:t>
      </w:r>
    </w:p>
    <w:p w14:paraId="01462343" w14:textId="77777777" w:rsidR="00E33665" w:rsidRDefault="00E33665" w:rsidP="008E047A">
      <w:pPr>
        <w:spacing w:beforeLines="50" w:before="156" w:afterLines="50" w:after="156"/>
        <w:ind w:firstLineChars="0" w:firstLine="0"/>
        <w:rPr>
          <w:sz w:val="18"/>
          <w:szCs w:val="18"/>
        </w:rPr>
      </w:pPr>
      <w:r>
        <w:rPr>
          <w:rFonts w:ascii="黑体" w:eastAsia="黑体" w:hAnsi="黑体" w:cs="黑体" w:hint="eastAsia"/>
          <w:sz w:val="18"/>
          <w:szCs w:val="18"/>
        </w:rPr>
        <w:t>摘  要</w:t>
      </w:r>
      <w:commentRangeStart w:id="5"/>
      <w:commentRangeEnd w:id="5"/>
      <w:r>
        <w:commentReference w:id="5"/>
      </w:r>
      <w:r>
        <w:rPr>
          <w:rFonts w:ascii="黑体" w:eastAsia="黑体" w:hAnsi="黑体" w:cs="黑体" w:hint="eastAsia"/>
          <w:sz w:val="18"/>
          <w:szCs w:val="18"/>
        </w:rPr>
        <w:t>：</w:t>
      </w:r>
      <w:r>
        <w:rPr>
          <w:rFonts w:ascii="宋体" w:hAnsi="宋体" w:cs="宋体" w:hint="eastAsia"/>
          <w:sz w:val="18"/>
          <w:szCs w:val="18"/>
        </w:rPr>
        <w:t>舰</w:t>
      </w:r>
      <w:del w:id="6" w:author="PVC" w:date="2022-06-28T17:48:00Z">
        <w:r w:rsidDel="00544998">
          <w:rPr>
            <w:rFonts w:ascii="宋体" w:hAnsi="宋体" w:cs="宋体" w:hint="eastAsia"/>
            <w:sz w:val="18"/>
            <w:szCs w:val="18"/>
          </w:rPr>
          <w:delText>载直升机空气动力学主要研究旋翼尾迹与船体空气尾流之间的气动干扰。舰载直升机空气动力学的研究方法包括</w:delText>
        </w:r>
      </w:del>
      <w:del w:id="7" w:author="PVC" w:date="2022-06-27T16:33:00Z">
        <w:r w:rsidDel="001D752A">
          <w:rPr>
            <w:rFonts w:ascii="宋体" w:hAnsi="宋体" w:cs="宋体" w:hint="eastAsia"/>
            <w:sz w:val="18"/>
            <w:szCs w:val="18"/>
          </w:rPr>
          <w:delText>实验</w:delText>
        </w:r>
      </w:del>
      <w:del w:id="8" w:author="PVC" w:date="2022-06-28T17:48:00Z">
        <w:r w:rsidDel="00544998">
          <w:rPr>
            <w:rFonts w:ascii="宋体" w:hAnsi="宋体" w:cs="宋体" w:hint="eastAsia"/>
            <w:sz w:val="18"/>
            <w:szCs w:val="18"/>
          </w:rPr>
          <w:delText>测量和数值计算两大类，前者以缩比模型的风洞或水洞定量</w:delText>
        </w:r>
      </w:del>
      <w:del w:id="9" w:author="PVC" w:date="2022-06-27T16:33:00Z">
        <w:r w:rsidDel="001D752A">
          <w:rPr>
            <w:rFonts w:ascii="宋体" w:hAnsi="宋体" w:cs="宋体" w:hint="eastAsia"/>
            <w:sz w:val="18"/>
            <w:szCs w:val="18"/>
          </w:rPr>
          <w:delText>实验</w:delText>
        </w:r>
      </w:del>
      <w:del w:id="10" w:author="PVC" w:date="2022-06-28T17:48:00Z">
        <w:r w:rsidDel="00544998">
          <w:rPr>
            <w:rFonts w:ascii="宋体" w:hAnsi="宋体" w:cs="宋体" w:hint="eastAsia"/>
            <w:sz w:val="18"/>
            <w:szCs w:val="18"/>
          </w:rPr>
          <w:delText xml:space="preserve">为主，后者以求解 </w:delText>
        </w:r>
        <w:commentRangeStart w:id="11"/>
        <w:r w:rsidDel="00544998">
          <w:rPr>
            <w:rFonts w:ascii="宋体" w:hAnsi="宋体" w:cs="宋体" w:hint="eastAsia"/>
            <w:sz w:val="18"/>
            <w:szCs w:val="18"/>
          </w:rPr>
          <w:delText>RANS 方程或大涡模拟等CFD</w:delText>
        </w:r>
        <w:commentRangeEnd w:id="11"/>
        <w:r w:rsidDel="00544998">
          <w:commentReference w:id="11"/>
        </w:r>
        <w:r w:rsidDel="00544998">
          <w:rPr>
            <w:rFonts w:ascii="宋体" w:hAnsi="宋体" w:cs="宋体" w:hint="eastAsia"/>
            <w:sz w:val="18"/>
            <w:szCs w:val="18"/>
          </w:rPr>
          <w:delText>方法为主。舰载直升机空气动力学的研究成果，可以为</w:delText>
        </w:r>
      </w:del>
      <w:del w:id="12" w:author="PVC" w:date="2022-06-28T17:28:00Z">
        <w:r w:rsidDel="006919E3">
          <w:rPr>
            <w:rFonts w:ascii="宋体" w:hAnsi="宋体" w:cs="宋体" w:hint="eastAsia"/>
            <w:sz w:val="18"/>
            <w:szCs w:val="18"/>
          </w:rPr>
          <w:delText>舰载直升机</w:delText>
        </w:r>
      </w:del>
      <w:del w:id="13" w:author="PVC" w:date="2022-06-28T16:16:00Z">
        <w:r w:rsidDel="004536BE">
          <w:rPr>
            <w:rFonts w:ascii="宋体" w:hAnsi="宋体" w:cs="宋体" w:hint="eastAsia"/>
            <w:sz w:val="18"/>
            <w:szCs w:val="18"/>
          </w:rPr>
          <w:delText>舰面动力学</w:delText>
        </w:r>
      </w:del>
      <w:del w:id="14" w:author="PVC" w:date="2022-06-28T17:28:00Z">
        <w:r w:rsidDel="006919E3">
          <w:rPr>
            <w:rFonts w:ascii="宋体" w:hAnsi="宋体" w:cs="宋体" w:hint="eastAsia"/>
            <w:sz w:val="18"/>
            <w:szCs w:val="18"/>
          </w:rPr>
          <w:delText>、飞行动力学、导航和飞控等</w:delText>
        </w:r>
      </w:del>
      <w:del w:id="15" w:author="PVC" w:date="2022-06-28T17:48:00Z">
        <w:r w:rsidDel="00544998">
          <w:rPr>
            <w:rFonts w:ascii="宋体" w:hAnsi="宋体" w:cs="宋体" w:hint="eastAsia"/>
            <w:sz w:val="18"/>
            <w:szCs w:val="18"/>
          </w:rPr>
          <w:delText>应用研究提供支持，但后者目前所使用的旋翼气动模型仍以简化的入流模型为主。将舰载直升机空气动力学的研究成果与工程领域重要的应用问题相结合具有重要意义。</w:delText>
        </w:r>
      </w:del>
      <w:ins w:id="16" w:author="PVC" w:date="2022-06-28T17:30:00Z">
        <w:r w:rsidR="0012744D">
          <w:rPr>
            <w:rFonts w:ascii="宋体" w:hAnsi="宋体" w:cs="宋体" w:hint="eastAsia"/>
            <w:sz w:val="18"/>
            <w:szCs w:val="18"/>
          </w:rPr>
          <w:t>载直升机空气动力学以</w:t>
        </w:r>
      </w:ins>
      <w:ins w:id="17" w:author="PVC" w:date="2022-06-28T17:31:00Z">
        <w:r w:rsidR="002D048A">
          <w:rPr>
            <w:rFonts w:ascii="宋体" w:hAnsi="宋体" w:cs="宋体" w:hint="eastAsia"/>
            <w:sz w:val="18"/>
            <w:szCs w:val="18"/>
          </w:rPr>
          <w:t>旋翼空气动力学</w:t>
        </w:r>
      </w:ins>
      <w:ins w:id="18" w:author="PVC" w:date="2022-06-28T17:32:00Z">
        <w:r w:rsidR="002D048A">
          <w:rPr>
            <w:rFonts w:ascii="宋体" w:hAnsi="宋体" w:cs="宋体" w:hint="eastAsia"/>
            <w:sz w:val="18"/>
            <w:szCs w:val="18"/>
          </w:rPr>
          <w:t>为基础，</w:t>
        </w:r>
        <w:r w:rsidR="00471B86">
          <w:rPr>
            <w:rFonts w:ascii="宋体" w:hAnsi="宋体" w:cs="宋体" w:hint="eastAsia"/>
            <w:sz w:val="18"/>
            <w:szCs w:val="18"/>
          </w:rPr>
          <w:t>研究旋翼尾迹与海面气流、船体空气尾流之间的</w:t>
        </w:r>
      </w:ins>
      <w:ins w:id="19" w:author="PVC" w:date="2022-06-29T12:15:00Z">
        <w:r w:rsidR="00D130C6">
          <w:rPr>
            <w:rFonts w:ascii="宋体" w:hAnsi="宋体" w:cs="宋体" w:hint="eastAsia"/>
            <w:sz w:val="18"/>
            <w:szCs w:val="18"/>
          </w:rPr>
          <w:t>气动干扰</w:t>
        </w:r>
      </w:ins>
      <w:ins w:id="20" w:author="PVC" w:date="2022-06-28T17:30:00Z">
        <w:r w:rsidR="0012744D">
          <w:rPr>
            <w:rFonts w:ascii="宋体" w:hAnsi="宋体" w:cs="宋体" w:hint="eastAsia"/>
            <w:sz w:val="18"/>
            <w:szCs w:val="18"/>
          </w:rPr>
          <w:t>。</w:t>
        </w:r>
      </w:ins>
      <w:ins w:id="21" w:author="PVC" w:date="2022-06-28T17:39:00Z">
        <w:r w:rsidR="005F5019">
          <w:rPr>
            <w:rFonts w:ascii="宋体" w:hAnsi="宋体" w:cs="宋体" w:hint="eastAsia"/>
            <w:sz w:val="18"/>
            <w:szCs w:val="18"/>
          </w:rPr>
          <w:t>本文</w:t>
        </w:r>
      </w:ins>
      <w:ins w:id="22" w:author="PVC" w:date="2022-06-28T17:42:00Z">
        <w:r w:rsidR="00D07D1F">
          <w:rPr>
            <w:rFonts w:ascii="宋体" w:hAnsi="宋体" w:cs="宋体" w:hint="eastAsia"/>
            <w:sz w:val="18"/>
            <w:szCs w:val="18"/>
          </w:rPr>
          <w:t>首先介绍了</w:t>
        </w:r>
      </w:ins>
      <w:ins w:id="23" w:author="PVC" w:date="2022-06-28T17:43:00Z">
        <w:r w:rsidR="00B61F01">
          <w:rPr>
            <w:rFonts w:ascii="宋体" w:hAnsi="宋体" w:cs="宋体" w:hint="eastAsia"/>
            <w:sz w:val="18"/>
            <w:szCs w:val="18"/>
          </w:rPr>
          <w:t>研究</w:t>
        </w:r>
      </w:ins>
      <w:ins w:id="24" w:author="PVC" w:date="2022-06-28T17:40:00Z">
        <w:r w:rsidR="005F5019">
          <w:rPr>
            <w:rFonts w:ascii="宋体" w:hAnsi="宋体" w:cs="宋体" w:hint="eastAsia"/>
            <w:sz w:val="18"/>
            <w:szCs w:val="18"/>
          </w:rPr>
          <w:t>旋翼空气动力学</w:t>
        </w:r>
      </w:ins>
      <w:ins w:id="25" w:author="PVC" w:date="2022-06-28T17:42:00Z">
        <w:r w:rsidR="00D07D1F">
          <w:rPr>
            <w:rFonts w:ascii="宋体" w:hAnsi="宋体" w:cs="宋体" w:hint="eastAsia"/>
            <w:sz w:val="18"/>
            <w:szCs w:val="18"/>
          </w:rPr>
          <w:t>的试验方法和计算模型，</w:t>
        </w:r>
      </w:ins>
      <w:ins w:id="26" w:author="PVC" w:date="2022-06-28T17:43:00Z">
        <w:r w:rsidR="005E48AA">
          <w:rPr>
            <w:rFonts w:ascii="宋体" w:hAnsi="宋体" w:cs="宋体" w:hint="eastAsia"/>
            <w:sz w:val="18"/>
            <w:szCs w:val="18"/>
          </w:rPr>
          <w:t>对</w:t>
        </w:r>
      </w:ins>
      <w:ins w:id="27" w:author="PVC" w:date="2022-06-28T17:44:00Z">
        <w:r w:rsidR="005E48AA">
          <w:rPr>
            <w:rFonts w:ascii="宋体" w:hAnsi="宋体" w:cs="宋体" w:hint="eastAsia"/>
            <w:sz w:val="18"/>
            <w:szCs w:val="18"/>
          </w:rPr>
          <w:t>旋翼流场的</w:t>
        </w:r>
        <w:r w:rsidR="00C86064">
          <w:rPr>
            <w:rFonts w:ascii="宋体" w:hAnsi="宋体" w:cs="宋体" w:hint="eastAsia"/>
            <w:sz w:val="18"/>
            <w:szCs w:val="18"/>
          </w:rPr>
          <w:t>主要</w:t>
        </w:r>
        <w:r w:rsidR="005E48AA">
          <w:rPr>
            <w:rFonts w:ascii="宋体" w:hAnsi="宋体" w:cs="宋体" w:hint="eastAsia"/>
            <w:sz w:val="18"/>
            <w:szCs w:val="18"/>
          </w:rPr>
          <w:t>特征进行了归纳</w:t>
        </w:r>
      </w:ins>
      <w:ins w:id="28" w:author="PVC" w:date="2022-06-28T17:43:00Z">
        <w:r w:rsidR="00CB7C57">
          <w:rPr>
            <w:rFonts w:ascii="宋体" w:hAnsi="宋体" w:cs="宋体" w:hint="eastAsia"/>
            <w:sz w:val="18"/>
            <w:szCs w:val="18"/>
          </w:rPr>
          <w:t>。</w:t>
        </w:r>
      </w:ins>
      <w:ins w:id="29" w:author="PVC" w:date="2022-06-28T17:45:00Z">
        <w:r w:rsidR="00871C35">
          <w:rPr>
            <w:rFonts w:ascii="宋体" w:hAnsi="宋体" w:cs="宋体" w:hint="eastAsia"/>
            <w:sz w:val="18"/>
            <w:szCs w:val="18"/>
          </w:rPr>
          <w:t>在此基础上，</w:t>
        </w:r>
      </w:ins>
      <w:ins w:id="30" w:author="PVC" w:date="2022-06-29T12:15:00Z">
        <w:r w:rsidR="00E278DA">
          <w:rPr>
            <w:rFonts w:ascii="宋体" w:hAnsi="宋体" w:cs="宋体" w:hint="eastAsia"/>
            <w:sz w:val="18"/>
            <w:szCs w:val="18"/>
          </w:rPr>
          <w:t>从试验测量和数值计算两方面</w:t>
        </w:r>
      </w:ins>
      <w:ins w:id="31" w:author="PVC" w:date="2022-06-28T17:52:00Z">
        <w:r w:rsidR="00F26839">
          <w:rPr>
            <w:rFonts w:ascii="宋体" w:hAnsi="宋体" w:cs="宋体" w:hint="eastAsia"/>
            <w:sz w:val="18"/>
            <w:szCs w:val="18"/>
          </w:rPr>
          <w:t>综述了</w:t>
        </w:r>
      </w:ins>
      <w:ins w:id="32" w:author="PVC" w:date="2022-06-28T17:40:00Z">
        <w:r w:rsidR="005F5019">
          <w:rPr>
            <w:rFonts w:ascii="宋体" w:hAnsi="宋体" w:cs="宋体" w:hint="eastAsia"/>
            <w:sz w:val="18"/>
            <w:szCs w:val="18"/>
          </w:rPr>
          <w:t>舰载直升机</w:t>
        </w:r>
      </w:ins>
      <w:ins w:id="33" w:author="PVC" w:date="2022-06-29T12:15:00Z">
        <w:r w:rsidR="007736E0">
          <w:rPr>
            <w:rFonts w:ascii="宋体" w:hAnsi="宋体" w:cs="宋体" w:hint="eastAsia"/>
            <w:sz w:val="18"/>
            <w:szCs w:val="18"/>
          </w:rPr>
          <w:t>气动干扰</w:t>
        </w:r>
      </w:ins>
      <w:ins w:id="34" w:author="PVC" w:date="2022-06-28T17:48:00Z">
        <w:r w:rsidR="00417AB3">
          <w:rPr>
            <w:rFonts w:ascii="宋体" w:hAnsi="宋体" w:cs="宋体" w:hint="eastAsia"/>
            <w:sz w:val="18"/>
            <w:szCs w:val="18"/>
          </w:rPr>
          <w:t>的研究现状</w:t>
        </w:r>
      </w:ins>
      <w:ins w:id="35" w:author="PVC" w:date="2022-06-28T17:50:00Z">
        <w:r w:rsidR="00B570BD">
          <w:rPr>
            <w:rFonts w:ascii="宋体" w:hAnsi="宋体" w:cs="宋体" w:hint="eastAsia"/>
            <w:sz w:val="18"/>
            <w:szCs w:val="18"/>
          </w:rPr>
          <w:t>，</w:t>
        </w:r>
      </w:ins>
      <w:ins w:id="36" w:author="PVC" w:date="2022-06-29T12:16:00Z">
        <w:r w:rsidR="002058A9">
          <w:rPr>
            <w:rFonts w:ascii="宋体" w:hAnsi="宋体" w:cs="宋体" w:hint="eastAsia"/>
            <w:sz w:val="18"/>
            <w:szCs w:val="18"/>
          </w:rPr>
          <w:t>并</w:t>
        </w:r>
      </w:ins>
      <w:ins w:id="37" w:author="PVC" w:date="2022-06-28T17:50:00Z">
        <w:r w:rsidR="00B570BD">
          <w:rPr>
            <w:rFonts w:ascii="宋体" w:hAnsi="宋体" w:cs="宋体" w:hint="eastAsia"/>
            <w:sz w:val="18"/>
            <w:szCs w:val="18"/>
          </w:rPr>
          <w:t>对</w:t>
        </w:r>
      </w:ins>
      <w:ins w:id="38" w:author="PVC" w:date="2022-06-28T17:51:00Z">
        <w:r w:rsidR="00B570BD">
          <w:rPr>
            <w:rFonts w:ascii="宋体" w:hAnsi="宋体" w:cs="宋体" w:hint="eastAsia"/>
            <w:sz w:val="18"/>
            <w:szCs w:val="18"/>
          </w:rPr>
          <w:t>其</w:t>
        </w:r>
      </w:ins>
      <w:ins w:id="39" w:author="PVC" w:date="2022-06-28T17:52:00Z">
        <w:r w:rsidR="009F7D58">
          <w:rPr>
            <w:rFonts w:ascii="宋体" w:hAnsi="宋体" w:cs="宋体" w:hint="eastAsia"/>
            <w:sz w:val="18"/>
            <w:szCs w:val="18"/>
          </w:rPr>
          <w:t>研究</w:t>
        </w:r>
        <w:r w:rsidR="00F26839">
          <w:rPr>
            <w:rFonts w:ascii="宋体" w:hAnsi="宋体" w:cs="宋体" w:hint="eastAsia"/>
            <w:sz w:val="18"/>
            <w:szCs w:val="18"/>
          </w:rPr>
          <w:t>成果在</w:t>
        </w:r>
      </w:ins>
      <w:ins w:id="40" w:author="PVC" w:date="2022-06-28T17:53:00Z">
        <w:r w:rsidR="008D0A83">
          <w:rPr>
            <w:rFonts w:ascii="宋体" w:hAnsi="宋体" w:cs="宋体" w:hint="eastAsia"/>
            <w:sz w:val="18"/>
            <w:szCs w:val="18"/>
          </w:rPr>
          <w:t>舰载直升机结构动力学、飞行动力学、</w:t>
        </w:r>
      </w:ins>
      <w:ins w:id="41" w:author="PVC" w:date="2022-06-29T12:16:00Z">
        <w:r w:rsidR="00492426">
          <w:rPr>
            <w:rFonts w:ascii="宋体" w:hAnsi="宋体" w:cs="宋体" w:hint="eastAsia"/>
            <w:sz w:val="18"/>
            <w:szCs w:val="18"/>
          </w:rPr>
          <w:t>导航与飞控</w:t>
        </w:r>
      </w:ins>
      <w:ins w:id="42" w:author="PVC" w:date="2022-06-28T17:53:00Z">
        <w:r w:rsidR="008D0A83">
          <w:rPr>
            <w:rFonts w:ascii="宋体" w:hAnsi="宋体" w:cs="宋体" w:hint="eastAsia"/>
            <w:sz w:val="18"/>
            <w:szCs w:val="18"/>
          </w:rPr>
          <w:t>等学科</w:t>
        </w:r>
      </w:ins>
      <w:ins w:id="43" w:author="PVC" w:date="2022-06-28T17:52:00Z">
        <w:r w:rsidR="00F26839">
          <w:rPr>
            <w:rFonts w:ascii="宋体" w:hAnsi="宋体" w:cs="宋体" w:hint="eastAsia"/>
            <w:sz w:val="18"/>
            <w:szCs w:val="18"/>
          </w:rPr>
          <w:t>的</w:t>
        </w:r>
      </w:ins>
      <w:ins w:id="44" w:author="PVC" w:date="2022-06-28T17:51:00Z">
        <w:r w:rsidR="00B570BD">
          <w:rPr>
            <w:rFonts w:ascii="宋体" w:hAnsi="宋体" w:cs="宋体" w:hint="eastAsia"/>
            <w:sz w:val="18"/>
            <w:szCs w:val="18"/>
          </w:rPr>
          <w:t>应用现状</w:t>
        </w:r>
      </w:ins>
      <w:ins w:id="45" w:author="PVC" w:date="2022-06-28T17:54:00Z">
        <w:r w:rsidR="00B959DD">
          <w:rPr>
            <w:rFonts w:ascii="宋体" w:hAnsi="宋体" w:cs="宋体" w:hint="eastAsia"/>
            <w:sz w:val="18"/>
            <w:szCs w:val="18"/>
          </w:rPr>
          <w:t>开展</w:t>
        </w:r>
      </w:ins>
      <w:ins w:id="46" w:author="PVC" w:date="2022-06-28T17:51:00Z">
        <w:r w:rsidR="00B570BD">
          <w:rPr>
            <w:rFonts w:ascii="宋体" w:hAnsi="宋体" w:cs="宋体" w:hint="eastAsia"/>
            <w:sz w:val="18"/>
            <w:szCs w:val="18"/>
          </w:rPr>
          <w:t>了</w:t>
        </w:r>
      </w:ins>
      <w:ins w:id="47" w:author="PVC" w:date="2022-06-29T12:16:00Z">
        <w:r w:rsidR="007D44EF">
          <w:rPr>
            <w:rFonts w:ascii="宋体" w:hAnsi="宋体" w:cs="宋体" w:hint="eastAsia"/>
            <w:sz w:val="18"/>
            <w:szCs w:val="18"/>
          </w:rPr>
          <w:t>文献</w:t>
        </w:r>
      </w:ins>
      <w:ins w:id="48" w:author="PVC" w:date="2022-06-28T17:51:00Z">
        <w:r w:rsidR="00B570BD">
          <w:rPr>
            <w:rFonts w:ascii="宋体" w:hAnsi="宋体" w:cs="宋体" w:hint="eastAsia"/>
            <w:sz w:val="18"/>
            <w:szCs w:val="18"/>
          </w:rPr>
          <w:t>调研</w:t>
        </w:r>
      </w:ins>
      <w:ins w:id="49" w:author="PVC" w:date="2022-06-28T17:39:00Z">
        <w:r w:rsidR="00FF1FCA">
          <w:rPr>
            <w:rFonts w:ascii="宋体" w:hAnsi="宋体" w:cs="宋体" w:hint="eastAsia"/>
            <w:sz w:val="18"/>
            <w:szCs w:val="18"/>
          </w:rPr>
          <w:t>。</w:t>
        </w:r>
      </w:ins>
      <w:ins w:id="50" w:author="PVC" w:date="2022-06-28T17:50:00Z">
        <w:r w:rsidR="00C916C6">
          <w:rPr>
            <w:rFonts w:ascii="宋体" w:hAnsi="宋体" w:cs="宋体" w:hint="eastAsia"/>
            <w:sz w:val="18"/>
            <w:szCs w:val="18"/>
          </w:rPr>
          <w:t>通过本文可知</w:t>
        </w:r>
      </w:ins>
      <w:ins w:id="51" w:author="PVC" w:date="2022-06-28T17:48:00Z">
        <w:r w:rsidR="00F64307">
          <w:rPr>
            <w:rFonts w:ascii="宋体" w:hAnsi="宋体" w:cs="宋体" w:hint="eastAsia"/>
            <w:sz w:val="18"/>
            <w:szCs w:val="18"/>
          </w:rPr>
          <w:t>，</w:t>
        </w:r>
      </w:ins>
      <w:ins w:id="52" w:author="PVC" w:date="2022-06-28T17:37:00Z">
        <w:r w:rsidR="00B03910">
          <w:rPr>
            <w:rFonts w:ascii="宋体" w:hAnsi="宋体" w:cs="宋体" w:hint="eastAsia"/>
            <w:sz w:val="18"/>
            <w:szCs w:val="18"/>
          </w:rPr>
          <w:t>深入开展</w:t>
        </w:r>
      </w:ins>
      <w:ins w:id="53" w:author="PVC" w:date="2022-06-28T17:36:00Z">
        <w:r w:rsidR="00537812">
          <w:rPr>
            <w:rFonts w:ascii="宋体" w:hAnsi="宋体" w:cs="宋体" w:hint="eastAsia"/>
            <w:sz w:val="18"/>
            <w:szCs w:val="18"/>
          </w:rPr>
          <w:t>对</w:t>
        </w:r>
      </w:ins>
      <w:ins w:id="54" w:author="PVC" w:date="2022-06-28T17:28:00Z">
        <w:r w:rsidR="00C540C5">
          <w:rPr>
            <w:rFonts w:ascii="宋体" w:hAnsi="宋体" w:cs="宋体" w:hint="eastAsia"/>
            <w:sz w:val="18"/>
            <w:szCs w:val="18"/>
          </w:rPr>
          <w:t>舰载直升机空气动力学</w:t>
        </w:r>
      </w:ins>
      <w:ins w:id="55" w:author="PVC" w:date="2022-06-28T17:37:00Z">
        <w:r w:rsidR="00D02777">
          <w:rPr>
            <w:rFonts w:ascii="宋体" w:hAnsi="宋体" w:cs="宋体" w:hint="eastAsia"/>
            <w:sz w:val="18"/>
            <w:szCs w:val="18"/>
          </w:rPr>
          <w:t>试验和计算</w:t>
        </w:r>
      </w:ins>
      <w:ins w:id="56" w:author="PVC" w:date="2022-06-28T17:38:00Z">
        <w:r w:rsidR="00632CF5">
          <w:rPr>
            <w:rFonts w:ascii="宋体" w:hAnsi="宋体" w:cs="宋体" w:hint="eastAsia"/>
            <w:sz w:val="18"/>
            <w:szCs w:val="18"/>
          </w:rPr>
          <w:t>方法</w:t>
        </w:r>
      </w:ins>
      <w:ins w:id="57" w:author="PVC" w:date="2022-06-28T17:36:00Z">
        <w:r w:rsidR="00537812">
          <w:rPr>
            <w:rFonts w:ascii="宋体" w:hAnsi="宋体" w:cs="宋体" w:hint="eastAsia"/>
            <w:sz w:val="18"/>
            <w:szCs w:val="18"/>
          </w:rPr>
          <w:t>的研究</w:t>
        </w:r>
      </w:ins>
      <w:ins w:id="58" w:author="PVC" w:date="2022-06-28T17:28:00Z">
        <w:r w:rsidR="00C540C5">
          <w:rPr>
            <w:rFonts w:ascii="宋体" w:hAnsi="宋体" w:cs="宋体" w:hint="eastAsia"/>
            <w:sz w:val="18"/>
            <w:szCs w:val="18"/>
          </w:rPr>
          <w:t>，</w:t>
        </w:r>
      </w:ins>
      <w:ins w:id="59" w:author="PVC" w:date="2022-06-28T17:36:00Z">
        <w:r w:rsidR="00537812">
          <w:rPr>
            <w:rFonts w:ascii="宋体" w:hAnsi="宋体" w:cs="宋体" w:hint="eastAsia"/>
            <w:sz w:val="18"/>
            <w:szCs w:val="18"/>
          </w:rPr>
          <w:t>并将其成果</w:t>
        </w:r>
      </w:ins>
      <w:ins w:id="60" w:author="PVC" w:date="2022-06-28T17:47:00Z">
        <w:r w:rsidR="000B38E9">
          <w:rPr>
            <w:rFonts w:ascii="宋体" w:hAnsi="宋体" w:cs="宋体" w:hint="eastAsia"/>
            <w:sz w:val="18"/>
            <w:szCs w:val="18"/>
          </w:rPr>
          <w:t>应用到</w:t>
        </w:r>
      </w:ins>
      <w:ins w:id="61" w:author="PVC" w:date="2022-06-28T17:53:00Z">
        <w:r w:rsidR="008D0A83">
          <w:rPr>
            <w:rFonts w:ascii="宋体" w:hAnsi="宋体" w:cs="宋体" w:hint="eastAsia"/>
            <w:sz w:val="18"/>
            <w:szCs w:val="18"/>
          </w:rPr>
          <w:t>相关工程领域</w:t>
        </w:r>
      </w:ins>
      <w:ins w:id="62" w:author="PVC" w:date="2022-06-28T17:36:00Z">
        <w:r w:rsidR="00537812">
          <w:rPr>
            <w:rFonts w:ascii="宋体" w:hAnsi="宋体" w:cs="宋体" w:hint="eastAsia"/>
            <w:sz w:val="18"/>
            <w:szCs w:val="18"/>
          </w:rPr>
          <w:t>，对于提高</w:t>
        </w:r>
      </w:ins>
      <w:ins w:id="63" w:author="PVC" w:date="2022-06-28T17:46:00Z">
        <w:r w:rsidR="00E721D0">
          <w:rPr>
            <w:rFonts w:ascii="宋体" w:hAnsi="宋体" w:cs="宋体" w:hint="eastAsia"/>
            <w:sz w:val="18"/>
            <w:szCs w:val="18"/>
          </w:rPr>
          <w:t>舰载直升机</w:t>
        </w:r>
      </w:ins>
      <w:ins w:id="64" w:author="PVC" w:date="2022-06-28T17:36:00Z">
        <w:r w:rsidR="00537812">
          <w:rPr>
            <w:rFonts w:ascii="宋体" w:hAnsi="宋体" w:cs="宋体" w:hint="eastAsia"/>
            <w:sz w:val="18"/>
            <w:szCs w:val="18"/>
          </w:rPr>
          <w:t>的</w:t>
        </w:r>
      </w:ins>
      <w:ins w:id="65" w:author="PVC" w:date="2022-06-28T17:46:00Z">
        <w:r w:rsidR="00E721D0">
          <w:rPr>
            <w:rFonts w:ascii="宋体" w:hAnsi="宋体" w:cs="宋体" w:hint="eastAsia"/>
            <w:sz w:val="18"/>
            <w:szCs w:val="18"/>
          </w:rPr>
          <w:t>设计和</w:t>
        </w:r>
      </w:ins>
      <w:ins w:id="66" w:author="PVC" w:date="2022-06-28T17:47:00Z">
        <w:r w:rsidR="000B38E9">
          <w:rPr>
            <w:rFonts w:ascii="宋体" w:hAnsi="宋体" w:cs="宋体" w:hint="eastAsia"/>
            <w:sz w:val="18"/>
            <w:szCs w:val="18"/>
          </w:rPr>
          <w:t>使用</w:t>
        </w:r>
      </w:ins>
      <w:ins w:id="67" w:author="PVC" w:date="2022-06-28T17:34:00Z">
        <w:r w:rsidR="00B608C4">
          <w:rPr>
            <w:rFonts w:ascii="宋体" w:hAnsi="宋体" w:cs="宋体" w:hint="eastAsia"/>
            <w:sz w:val="18"/>
            <w:szCs w:val="18"/>
          </w:rPr>
          <w:t>水平</w:t>
        </w:r>
      </w:ins>
      <w:ins w:id="68" w:author="PVC" w:date="2022-06-28T17:30:00Z">
        <w:r w:rsidR="00D9096B">
          <w:rPr>
            <w:rFonts w:ascii="宋体" w:hAnsi="宋体" w:cs="宋体" w:hint="eastAsia"/>
            <w:sz w:val="18"/>
            <w:szCs w:val="18"/>
          </w:rPr>
          <w:t>具有重要意义</w:t>
        </w:r>
      </w:ins>
      <w:ins w:id="69" w:author="PVC" w:date="2022-06-28T17:28:00Z">
        <w:r w:rsidR="00C540C5">
          <w:rPr>
            <w:rFonts w:ascii="宋体" w:hAnsi="宋体" w:cs="宋体" w:hint="eastAsia"/>
            <w:sz w:val="18"/>
            <w:szCs w:val="18"/>
          </w:rPr>
          <w:t>。</w:t>
        </w:r>
      </w:ins>
    </w:p>
    <w:p w14:paraId="7AC37423" w14:textId="77777777" w:rsidR="00E33665" w:rsidRDefault="00E33665" w:rsidP="008E047A">
      <w:pPr>
        <w:spacing w:afterLines="50" w:after="156"/>
        <w:ind w:firstLineChars="0" w:firstLine="0"/>
        <w:rPr>
          <w:sz w:val="18"/>
          <w:szCs w:val="18"/>
        </w:rPr>
      </w:pPr>
      <w:r>
        <w:rPr>
          <w:rFonts w:ascii="黑体" w:eastAsia="黑体" w:hAnsi="黑体" w:cs="黑体" w:hint="eastAsia"/>
          <w:sz w:val="18"/>
          <w:szCs w:val="18"/>
        </w:rPr>
        <w:t>关键词：</w:t>
      </w:r>
      <w:r>
        <w:rPr>
          <w:rFonts w:hint="eastAsia"/>
          <w:sz w:val="18"/>
          <w:szCs w:val="18"/>
        </w:rPr>
        <w:t>舰载直升机</w:t>
      </w:r>
      <w:r>
        <w:rPr>
          <w:sz w:val="18"/>
          <w:szCs w:val="18"/>
        </w:rPr>
        <w:t>；</w:t>
      </w:r>
      <w:r>
        <w:rPr>
          <w:rFonts w:hint="eastAsia"/>
          <w:sz w:val="18"/>
          <w:szCs w:val="18"/>
        </w:rPr>
        <w:t>空气动力学</w:t>
      </w:r>
      <w:r>
        <w:rPr>
          <w:sz w:val="18"/>
          <w:szCs w:val="18"/>
        </w:rPr>
        <w:t>；</w:t>
      </w:r>
      <w:r>
        <w:rPr>
          <w:rFonts w:hint="eastAsia"/>
          <w:sz w:val="18"/>
          <w:szCs w:val="18"/>
        </w:rPr>
        <w:t>气动干扰</w:t>
      </w:r>
      <w:r>
        <w:rPr>
          <w:sz w:val="18"/>
          <w:szCs w:val="18"/>
        </w:rPr>
        <w:t>；</w:t>
      </w:r>
      <w:r>
        <w:rPr>
          <w:rFonts w:hint="eastAsia"/>
          <w:sz w:val="18"/>
          <w:szCs w:val="18"/>
        </w:rPr>
        <w:t>旋翼尾迹；船体气流尾迹</w:t>
      </w:r>
    </w:p>
    <w:p w14:paraId="374B68C3" w14:textId="77777777" w:rsidR="00E33665" w:rsidRDefault="00E33665" w:rsidP="008E047A">
      <w:pPr>
        <w:ind w:firstLineChars="0" w:firstLine="0"/>
        <w:rPr>
          <w:sz w:val="18"/>
          <w:szCs w:val="18"/>
        </w:rPr>
      </w:pPr>
      <w:r>
        <w:rPr>
          <w:rFonts w:ascii="黑体" w:eastAsia="黑体" w:hAnsi="黑体" w:cs="黑体" w:hint="eastAsia"/>
          <w:sz w:val="18"/>
          <w:szCs w:val="18"/>
        </w:rPr>
        <w:t>中图分类号：</w:t>
      </w:r>
      <w:r>
        <w:rPr>
          <w:sz w:val="18"/>
          <w:szCs w:val="18"/>
        </w:rPr>
        <w:t xml:space="preserve">V275 </w:t>
      </w:r>
      <w:r>
        <w:rPr>
          <w:rFonts w:hint="eastAsia"/>
          <w:sz w:val="18"/>
          <w:szCs w:val="18"/>
        </w:rPr>
        <w:t xml:space="preserve"> </w:t>
      </w:r>
      <w:r>
        <w:rPr>
          <w:rFonts w:ascii="黑体" w:eastAsia="黑体" w:hAnsi="黑体" w:cs="黑体" w:hint="eastAsia"/>
          <w:sz w:val="18"/>
          <w:szCs w:val="18"/>
        </w:rPr>
        <w:t>文献标识码：</w:t>
      </w:r>
      <w:r>
        <w:rPr>
          <w:rFonts w:hint="eastAsia"/>
          <w:sz w:val="18"/>
          <w:szCs w:val="18"/>
        </w:rPr>
        <w:t xml:space="preserve">A  </w:t>
      </w:r>
      <w:r>
        <w:rPr>
          <w:rFonts w:ascii="黑体" w:eastAsia="黑体" w:hAnsi="黑体" w:cs="黑体" w:hint="eastAsia"/>
          <w:sz w:val="18"/>
          <w:szCs w:val="18"/>
        </w:rPr>
        <w:t>文章编号：</w:t>
      </w:r>
      <w:r>
        <w:rPr>
          <w:rFonts w:hint="eastAsia"/>
          <w:sz w:val="18"/>
          <w:szCs w:val="18"/>
        </w:rPr>
        <w:t>ISSN(</w:t>
      </w:r>
      <w:r>
        <w:rPr>
          <w:rFonts w:hint="eastAsia"/>
          <w:sz w:val="18"/>
          <w:szCs w:val="18"/>
        </w:rPr>
        <w:t>年</w:t>
      </w:r>
      <w:r>
        <w:rPr>
          <w:rFonts w:hint="eastAsia"/>
          <w:sz w:val="18"/>
          <w:szCs w:val="18"/>
        </w:rPr>
        <w:t>)</w:t>
      </w:r>
      <w:r>
        <w:rPr>
          <w:rFonts w:hint="eastAsia"/>
          <w:sz w:val="18"/>
          <w:szCs w:val="18"/>
        </w:rPr>
        <w:t>期</w:t>
      </w:r>
      <w:r>
        <w:rPr>
          <w:rFonts w:hint="eastAsia"/>
          <w:sz w:val="18"/>
          <w:szCs w:val="18"/>
        </w:rPr>
        <w:t>-</w:t>
      </w:r>
      <w:r>
        <w:rPr>
          <w:rFonts w:hint="eastAsia"/>
          <w:sz w:val="18"/>
          <w:szCs w:val="18"/>
        </w:rPr>
        <w:t>起始页码</w:t>
      </w:r>
      <w:r>
        <w:rPr>
          <w:rFonts w:hint="eastAsia"/>
          <w:sz w:val="18"/>
          <w:szCs w:val="18"/>
        </w:rPr>
        <w:t>-</w:t>
      </w:r>
      <w:r>
        <w:rPr>
          <w:rFonts w:hint="eastAsia"/>
          <w:sz w:val="18"/>
          <w:szCs w:val="18"/>
        </w:rPr>
        <w:t>页数</w:t>
      </w:r>
    </w:p>
    <w:p w14:paraId="62FEE491" w14:textId="77777777" w:rsidR="00E33665" w:rsidRDefault="00E33665" w:rsidP="008E047A">
      <w:pPr>
        <w:ind w:firstLineChars="0" w:firstLine="0"/>
      </w:pPr>
    </w:p>
    <w:p w14:paraId="679385CF" w14:textId="77777777" w:rsidR="00E33665" w:rsidRDefault="00E33665" w:rsidP="008E047A">
      <w:pPr>
        <w:ind w:firstLineChars="0" w:firstLine="0"/>
        <w:sectPr w:rsidR="00E33665">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720" w:footer="720" w:gutter="0"/>
          <w:cols w:space="720"/>
          <w:docGrid w:type="lines" w:linePitch="312"/>
        </w:sectPr>
      </w:pPr>
    </w:p>
    <w:p w14:paraId="21814F10" w14:textId="77777777" w:rsidR="00E33665" w:rsidRDefault="00E33665" w:rsidP="001B4A8F">
      <w:pPr>
        <w:ind w:firstLine="420"/>
      </w:pPr>
      <w:del w:id="70" w:author="PVC" w:date="2022-06-28T19:56:00Z">
        <w:r w:rsidDel="00AC5946">
          <w:rPr>
            <w:rFonts w:hint="eastAsia"/>
          </w:rPr>
          <w:delText>直升机以其特有的垂直起降、悬停和低空低速飞行能力，特别适合于在军舰、民用船只、海上钻井平台等起降条件和飞行环境较差的平台上执行任务。舰载直升机能够有效扩大船只作业半径、丰富海上作业科目、提升应对海上突发情况的能力。发展舰载直升机对于保障船只航行安全、维护海洋权益具有重要意义。</w:delText>
        </w:r>
      </w:del>
      <w:r>
        <w:rPr>
          <w:rFonts w:hint="eastAsia"/>
        </w:rPr>
        <w:t>世界各航空大国历来重视舰载直升机的发展，相继研制出各种构型的</w:t>
      </w:r>
      <w:ins w:id="71" w:author="PVC" w:date="2022-06-28T19:56:00Z">
        <w:r w:rsidR="00362F2C">
          <w:rPr>
            <w:rFonts w:hint="eastAsia"/>
          </w:rPr>
          <w:t>数十种</w:t>
        </w:r>
      </w:ins>
      <w:r>
        <w:rPr>
          <w:rFonts w:hint="eastAsia"/>
        </w:rPr>
        <w:t>舰载直升机</w:t>
      </w:r>
      <w:r w:rsidR="00DE115A">
        <w:fldChar w:fldCharType="begin"/>
      </w:r>
      <w:r w:rsidR="00840FFD">
        <w:instrText xml:space="preserve"> ADDIN NE.Ref.{EABBB643-EE37-4C07-AB6C-FB4CE7507C08}</w:instrText>
      </w:r>
      <w:r w:rsidR="00DE115A">
        <w:fldChar w:fldCharType="separate"/>
      </w:r>
      <w:r w:rsidR="00840FFD">
        <w:rPr>
          <w:color w:val="000000"/>
          <w:kern w:val="0"/>
          <w:vertAlign w:val="superscript"/>
        </w:rPr>
        <w:t>[1]</w:t>
      </w:r>
      <w:r w:rsidR="00DE115A">
        <w:fldChar w:fldCharType="end"/>
      </w:r>
      <w:commentRangeStart w:id="72"/>
      <w:r>
        <w:rPr>
          <w:rFonts w:hint="eastAsia"/>
        </w:rPr>
        <w:t>。</w:t>
      </w:r>
      <w:commentRangeEnd w:id="72"/>
      <w:r>
        <w:commentReference w:id="72"/>
      </w:r>
      <w:r>
        <w:rPr>
          <w:rFonts w:hint="eastAsia"/>
        </w:rPr>
        <w:t>当前，我国海军正处于“近海防御型向近海防御与远海护卫型结合转变”</w:t>
      </w:r>
      <w:r>
        <w:fldChar w:fldCharType="begin"/>
      </w:r>
      <w:r w:rsidR="00840FFD">
        <w:instrText xml:space="preserve"> ADDIN NE.Ref.{9FFA689F-6D63-470B-9A40-CEB1F7340948}</w:instrText>
      </w:r>
      <w:r>
        <w:fldChar w:fldCharType="separate"/>
      </w:r>
      <w:r w:rsidR="00840FFD">
        <w:rPr>
          <w:color w:val="000000"/>
          <w:kern w:val="0"/>
          <w:vertAlign w:val="superscript"/>
        </w:rPr>
        <w:t>[2]</w:t>
      </w:r>
      <w:r>
        <w:fldChar w:fldCharType="end"/>
      </w:r>
      <w:r>
        <w:rPr>
          <w:rFonts w:hint="eastAsia"/>
        </w:rPr>
        <w:t>的关键时期。发展适合中国国情</w:t>
      </w:r>
      <w:ins w:id="73" w:author="PVC" w:date="2022-06-28T19:09:00Z">
        <w:r w:rsidR="00420711">
          <w:rPr>
            <w:rFonts w:hint="eastAsia"/>
          </w:rPr>
          <w:t>、具有中国特色</w:t>
        </w:r>
      </w:ins>
      <w:r>
        <w:rPr>
          <w:rFonts w:hint="eastAsia"/>
        </w:rPr>
        <w:t>的舰载直升机，对于海洋强国战略的实施具有重要意义。</w:t>
      </w:r>
      <w:del w:id="74" w:author="PVC" w:date="2022-06-28T19:14:00Z">
        <w:r w:rsidDel="00EC78EF">
          <w:rPr>
            <w:rFonts w:hint="eastAsia"/>
          </w:rPr>
          <w:delText>在舰载直升机的设计、使用和维护过程中，存在大量亟待解决的科学和工程问题。海面复杂多变的气流和海浪条件，船体对海面气流的扰动，海面、船体与旋翼之间的气动干扰，使得直升机在舰面执行起降任务的难度远大于其在陆地上执行同类任务。船只在海面航行时，船体结构对海面气流的扰动使得直升机起降平台附近的气流环境较为复杂，增加了直升机完成起降飞行任务的难度。海面的风速和风向、船只的航速和航向都是影响上述船只空气尾流的重要因素。海浪和海风引起的船体起伏、俯仰、滚转运动，</w:delText>
        </w:r>
      </w:del>
      <w:del w:id="75" w:author="PVC" w:date="2022-06-28T19:12:00Z">
        <w:r w:rsidDel="000205A3">
          <w:rPr>
            <w:rFonts w:hint="eastAsia"/>
          </w:rPr>
          <w:delText>使</w:delText>
        </w:r>
      </w:del>
      <w:del w:id="76" w:author="PVC" w:date="2022-06-28T19:14:00Z">
        <w:r w:rsidDel="00EC78EF">
          <w:rPr>
            <w:rFonts w:hint="eastAsia"/>
          </w:rPr>
          <w:delText>舰载直升机</w:delText>
        </w:r>
      </w:del>
      <w:del w:id="77" w:author="PVC" w:date="2022-06-28T16:16:00Z">
        <w:r w:rsidDel="004536BE">
          <w:rPr>
            <w:rFonts w:hint="eastAsia"/>
          </w:rPr>
          <w:delText>舰面动力学</w:delText>
        </w:r>
      </w:del>
      <w:del w:id="78" w:author="PVC" w:date="2022-06-28T19:14:00Z">
        <w:r w:rsidDel="00EC78EF">
          <w:rPr>
            <w:rFonts w:hint="eastAsia"/>
          </w:rPr>
          <w:delText>问题的复杂程度</w:delText>
        </w:r>
      </w:del>
      <w:del w:id="79" w:author="PVC" w:date="2022-06-28T19:12:00Z">
        <w:r w:rsidDel="000205A3">
          <w:rPr>
            <w:rFonts w:hint="eastAsia"/>
          </w:rPr>
          <w:delText>，</w:delText>
        </w:r>
      </w:del>
      <w:del w:id="80" w:author="PVC" w:date="2022-06-28T19:11:00Z">
        <w:r w:rsidDel="000205A3">
          <w:rPr>
            <w:rFonts w:hint="eastAsia"/>
          </w:rPr>
          <w:delText>大大</w:delText>
        </w:r>
      </w:del>
      <w:del w:id="81" w:author="PVC" w:date="2022-06-28T19:12:00Z">
        <w:r w:rsidDel="000205A3">
          <w:rPr>
            <w:rFonts w:hint="eastAsia"/>
          </w:rPr>
          <w:delText>高于直升机在地面和空中飞行时所对应的动力学问题</w:delText>
        </w:r>
      </w:del>
      <w:del w:id="82" w:author="PVC" w:date="2022-06-28T19:14:00Z">
        <w:r w:rsidDel="00EC78EF">
          <w:rPr>
            <w:rFonts w:hint="eastAsia"/>
          </w:rPr>
          <w:delText>。直升机旋翼尾迹与船体空气尾流之间存在复杂的相互作用，进一步增加了上述问题的复杂程度。</w:delText>
        </w:r>
      </w:del>
    </w:p>
    <w:p w14:paraId="78C2CBC3" w14:textId="77777777" w:rsidR="00562703" w:rsidDel="00EC78EF" w:rsidRDefault="00562703" w:rsidP="00562703">
      <w:pPr>
        <w:ind w:firstLine="420"/>
        <w:rPr>
          <w:del w:id="83" w:author="PVC" w:date="2022-06-28T19:14:00Z"/>
        </w:rPr>
      </w:pPr>
    </w:p>
    <w:p w14:paraId="640FE575" w14:textId="792FDBB7" w:rsidR="00E33665" w:rsidRPr="004C1575" w:rsidRDefault="00E33665" w:rsidP="00B04EE4">
      <w:pPr>
        <w:ind w:firstLine="420"/>
      </w:pPr>
      <w:r>
        <w:rPr>
          <w:rFonts w:hint="eastAsia"/>
        </w:rPr>
        <w:t>为确保舰载直升机安全起降、减轻飞行员工作负担，</w:t>
      </w:r>
      <w:ins w:id="84" w:author="PVC" w:date="2022-06-28T19:24:00Z">
        <w:r w:rsidR="00B377C7">
          <w:rPr>
            <w:rFonts w:hint="eastAsia"/>
          </w:rPr>
          <w:t>国内外众多学者</w:t>
        </w:r>
      </w:ins>
      <w:ins w:id="85" w:author="PVC" w:date="2022-06-29T15:06:00Z">
        <w:r w:rsidR="009E6B46">
          <w:rPr>
            <w:rFonts w:hint="eastAsia"/>
          </w:rPr>
          <w:t>对</w:t>
        </w:r>
      </w:ins>
      <w:r>
        <w:rPr>
          <w:rFonts w:hint="eastAsia"/>
        </w:rPr>
        <w:t>舰载直升机空气动力学及以</w:t>
      </w:r>
      <w:ins w:id="86" w:author="PVC" w:date="2022-06-28T19:40:00Z">
        <w:r w:rsidR="004554CA">
          <w:rPr>
            <w:rFonts w:hint="eastAsia"/>
          </w:rPr>
          <w:t>之为基础</w:t>
        </w:r>
      </w:ins>
      <w:r>
        <w:rPr>
          <w:rFonts w:hint="eastAsia"/>
        </w:rPr>
        <w:t>的</w:t>
      </w:r>
      <w:ins w:id="87" w:author="PVC" w:date="2022-06-28T16:16:00Z">
        <w:r w:rsidR="004536BE">
          <w:rPr>
            <w:rFonts w:hint="eastAsia"/>
          </w:rPr>
          <w:t>结构动力学</w:t>
        </w:r>
      </w:ins>
      <w:r>
        <w:rPr>
          <w:rFonts w:hint="eastAsia"/>
        </w:rPr>
        <w:t>、飞行动力学、</w:t>
      </w:r>
      <w:r w:rsidR="00A72DA1">
        <w:rPr>
          <w:rFonts w:hint="eastAsia"/>
        </w:rPr>
        <w:t>导航与飞控</w:t>
      </w:r>
      <w:r>
        <w:rPr>
          <w:rFonts w:hint="eastAsia"/>
        </w:rPr>
        <w:t>等</w:t>
      </w:r>
      <w:ins w:id="88" w:author="PVC" w:date="2022-06-28T19:44:00Z">
        <w:r w:rsidR="00E13658">
          <w:rPr>
            <w:rFonts w:hint="eastAsia"/>
          </w:rPr>
          <w:t>学科</w:t>
        </w:r>
      </w:ins>
      <w:r>
        <w:rPr>
          <w:rFonts w:hint="eastAsia"/>
        </w:rPr>
        <w:t>开展了大量研究工作。</w:t>
      </w:r>
      <w:ins w:id="89" w:author="PVC" w:date="2022-06-29T12:31:00Z">
        <w:r w:rsidR="00E253DA">
          <w:rPr>
            <w:rFonts w:hint="eastAsia"/>
          </w:rPr>
          <w:t>国内</w:t>
        </w:r>
      </w:ins>
      <w:ins w:id="90" w:author="PVC" w:date="2022-06-29T12:35:00Z">
        <w:r w:rsidR="00544FAF">
          <w:rPr>
            <w:rFonts w:hint="eastAsia"/>
          </w:rPr>
          <w:t>舰载直升机</w:t>
        </w:r>
        <w:r w:rsidR="00273509">
          <w:rPr>
            <w:rFonts w:hint="eastAsia"/>
          </w:rPr>
          <w:t>型号</w:t>
        </w:r>
      </w:ins>
      <w:ins w:id="91" w:author="PVC" w:date="2022-07-18T10:03:00Z">
        <w:r w:rsidR="00141AAB">
          <w:rPr>
            <w:rFonts w:hint="eastAsia"/>
          </w:rPr>
          <w:t>研制起步较晚</w:t>
        </w:r>
      </w:ins>
      <w:ins w:id="92" w:author="PVC" w:date="2022-06-29T12:35:00Z">
        <w:r w:rsidR="00544FAF">
          <w:rPr>
            <w:rFonts w:hint="eastAsia"/>
          </w:rPr>
          <w:t>，对舰载直升机</w:t>
        </w:r>
      </w:ins>
      <w:ins w:id="93" w:author="PVC" w:date="2022-06-29T12:42:00Z">
        <w:r w:rsidR="00306421">
          <w:rPr>
            <w:rFonts w:hint="eastAsia"/>
          </w:rPr>
          <w:t>相关</w:t>
        </w:r>
      </w:ins>
      <w:ins w:id="94" w:author="PVC" w:date="2022-06-29T12:46:00Z">
        <w:r w:rsidR="00637FC1">
          <w:rPr>
            <w:rFonts w:hint="eastAsia"/>
          </w:rPr>
          <w:t>的科学和</w:t>
        </w:r>
      </w:ins>
      <w:ins w:id="95" w:author="PVC" w:date="2022-06-29T12:42:00Z">
        <w:r w:rsidR="00306421">
          <w:rPr>
            <w:rFonts w:hint="eastAsia"/>
          </w:rPr>
          <w:t>技术</w:t>
        </w:r>
      </w:ins>
      <w:ins w:id="96" w:author="PVC" w:date="2022-06-29T12:46:00Z">
        <w:r w:rsidR="00637FC1">
          <w:rPr>
            <w:rFonts w:hint="eastAsia"/>
          </w:rPr>
          <w:t>问题</w:t>
        </w:r>
      </w:ins>
      <w:ins w:id="97" w:author="PVC" w:date="2022-06-29T12:42:00Z">
        <w:r w:rsidR="00306421">
          <w:rPr>
            <w:rFonts w:hint="eastAsia"/>
          </w:rPr>
          <w:t>也</w:t>
        </w:r>
      </w:ins>
      <w:ins w:id="98" w:author="PVC" w:date="2022-06-29T12:46:00Z">
        <w:r w:rsidR="00734A44">
          <w:rPr>
            <w:rFonts w:hint="eastAsia"/>
          </w:rPr>
          <w:t>缺少</w:t>
        </w:r>
        <w:r w:rsidR="00637FC1">
          <w:rPr>
            <w:rFonts w:hint="eastAsia"/>
          </w:rPr>
          <w:t>长期的</w:t>
        </w:r>
      </w:ins>
      <w:ins w:id="99" w:author="PVC" w:date="2022-06-29T12:47:00Z">
        <w:r w:rsidR="000A1DD3">
          <w:rPr>
            <w:rFonts w:hint="eastAsia"/>
          </w:rPr>
          <w:t>、</w:t>
        </w:r>
      </w:ins>
      <w:ins w:id="100" w:author="PVC" w:date="2022-06-29T12:46:00Z">
        <w:r w:rsidR="00734A44">
          <w:rPr>
            <w:rFonts w:hint="eastAsia"/>
          </w:rPr>
          <w:t>系统</w:t>
        </w:r>
        <w:r w:rsidR="00637FC1">
          <w:rPr>
            <w:rFonts w:hint="eastAsia"/>
          </w:rPr>
          <w:t>的</w:t>
        </w:r>
      </w:ins>
      <w:ins w:id="101" w:author="PVC" w:date="2022-06-29T12:47:00Z">
        <w:r w:rsidR="00637FC1">
          <w:rPr>
            <w:rFonts w:hint="eastAsia"/>
          </w:rPr>
          <w:t>研究</w:t>
        </w:r>
      </w:ins>
      <w:ins w:id="102" w:author="PVC" w:date="2022-06-29T12:39:00Z">
        <w:r w:rsidR="00ED20E9">
          <w:rPr>
            <w:rFonts w:hint="eastAsia"/>
          </w:rPr>
          <w:t>，因此有必要对</w:t>
        </w:r>
      </w:ins>
      <w:ins w:id="103" w:author="PVC" w:date="2022-06-29T12:43:00Z">
        <w:r w:rsidR="002B08D3">
          <w:rPr>
            <w:rFonts w:hint="eastAsia"/>
          </w:rPr>
          <w:t>国</w:t>
        </w:r>
      </w:ins>
      <w:ins w:id="104" w:author="PVC" w:date="2022-06-29T12:45:00Z">
        <w:r w:rsidR="00734A44">
          <w:rPr>
            <w:rFonts w:hint="eastAsia"/>
          </w:rPr>
          <w:t>内</w:t>
        </w:r>
      </w:ins>
      <w:ins w:id="105" w:author="PVC" w:date="2022-06-29T12:43:00Z">
        <w:r w:rsidR="002B08D3">
          <w:rPr>
            <w:rFonts w:hint="eastAsia"/>
          </w:rPr>
          <w:t>外</w:t>
        </w:r>
      </w:ins>
      <w:ins w:id="106" w:author="PVC" w:date="2022-06-29T12:45:00Z">
        <w:r w:rsidR="00734A44">
          <w:rPr>
            <w:rFonts w:hint="eastAsia"/>
          </w:rPr>
          <w:t>尤其是</w:t>
        </w:r>
      </w:ins>
      <w:ins w:id="107" w:author="PVC" w:date="2022-06-29T12:47:00Z">
        <w:r w:rsidR="00E17234">
          <w:rPr>
            <w:rFonts w:hint="eastAsia"/>
          </w:rPr>
          <w:t>西方发达国家在</w:t>
        </w:r>
      </w:ins>
      <w:ins w:id="108" w:author="PVC" w:date="2022-06-29T12:49:00Z">
        <w:r w:rsidR="00A2398E">
          <w:rPr>
            <w:rFonts w:hint="eastAsia"/>
          </w:rPr>
          <w:t>上述</w:t>
        </w:r>
      </w:ins>
      <w:ins w:id="109" w:author="PVC" w:date="2022-06-29T12:47:00Z">
        <w:r w:rsidR="00F255E3">
          <w:rPr>
            <w:rFonts w:hint="eastAsia"/>
          </w:rPr>
          <w:t>领域的</w:t>
        </w:r>
        <w:r w:rsidR="001217D9">
          <w:rPr>
            <w:rFonts w:hint="eastAsia"/>
          </w:rPr>
          <w:t>研究</w:t>
        </w:r>
        <w:r w:rsidR="00F255E3">
          <w:rPr>
            <w:rFonts w:hint="eastAsia"/>
          </w:rPr>
          <w:t>成果</w:t>
        </w:r>
        <w:r w:rsidR="001217D9">
          <w:rPr>
            <w:rFonts w:hint="eastAsia"/>
          </w:rPr>
          <w:t>进行</w:t>
        </w:r>
      </w:ins>
      <w:ins w:id="110" w:author="PVC" w:date="2022-06-29T12:48:00Z">
        <w:r w:rsidR="000B22FF">
          <w:rPr>
            <w:rFonts w:hint="eastAsia"/>
          </w:rPr>
          <w:t>追踪和</w:t>
        </w:r>
      </w:ins>
      <w:ins w:id="111" w:author="PVC" w:date="2022-06-29T12:47:00Z">
        <w:r w:rsidR="001217D9">
          <w:rPr>
            <w:rFonts w:hint="eastAsia"/>
          </w:rPr>
          <w:t>梳理</w:t>
        </w:r>
      </w:ins>
      <w:ins w:id="112" w:author="PVC" w:date="2022-06-29T12:31:00Z">
        <w:r w:rsidR="00E253DA">
          <w:rPr>
            <w:rFonts w:hint="eastAsia"/>
          </w:rPr>
          <w:t>。</w:t>
        </w:r>
      </w:ins>
      <w:ins w:id="113" w:author="PVC" w:date="2022-06-29T12:48:00Z">
        <w:r w:rsidR="000B0190">
          <w:rPr>
            <w:rFonts w:hint="eastAsia"/>
          </w:rPr>
          <w:t>本文以舰载直升机空气动力学为</w:t>
        </w:r>
      </w:ins>
      <w:ins w:id="114" w:author="PVC" w:date="2022-06-29T12:49:00Z">
        <w:r w:rsidR="000B0190">
          <w:rPr>
            <w:rFonts w:hint="eastAsia"/>
          </w:rPr>
          <w:t>切入点，</w:t>
        </w:r>
      </w:ins>
      <w:ins w:id="115" w:author="PVC" w:date="2022-06-28T19:24:00Z">
        <w:r w:rsidR="00896B65">
          <w:rPr>
            <w:rFonts w:hint="eastAsia"/>
          </w:rPr>
          <w:t>对这些</w:t>
        </w:r>
      </w:ins>
      <w:ins w:id="116" w:author="PVC" w:date="2022-06-28T19:52:00Z">
        <w:r w:rsidR="00993FC3">
          <w:rPr>
            <w:rFonts w:hint="eastAsia"/>
          </w:rPr>
          <w:t>领域的研究</w:t>
        </w:r>
      </w:ins>
      <w:ins w:id="117" w:author="PVC" w:date="2022-06-28T19:28:00Z">
        <w:r w:rsidR="00D07939">
          <w:rPr>
            <w:rFonts w:hint="eastAsia"/>
          </w:rPr>
          <w:t>方法和成果</w:t>
        </w:r>
      </w:ins>
      <w:ins w:id="118" w:author="PVC" w:date="2022-06-28T19:33:00Z">
        <w:r w:rsidR="005D51B5">
          <w:rPr>
            <w:rFonts w:hint="eastAsia"/>
          </w:rPr>
          <w:t>进行了</w:t>
        </w:r>
      </w:ins>
      <w:ins w:id="119" w:author="PVC" w:date="2022-06-28T19:52:00Z">
        <w:r w:rsidR="00D40782">
          <w:rPr>
            <w:rFonts w:hint="eastAsia"/>
          </w:rPr>
          <w:t>文献调研和归纳总结</w:t>
        </w:r>
      </w:ins>
      <w:r>
        <w:rPr>
          <w:rFonts w:hint="eastAsia"/>
        </w:rPr>
        <w:t>，</w:t>
      </w:r>
      <w:ins w:id="120" w:author="PVC" w:date="2022-06-28T19:29:00Z">
        <w:r w:rsidR="0016036E">
          <w:rPr>
            <w:rFonts w:hint="eastAsia"/>
          </w:rPr>
          <w:t>以</w:t>
        </w:r>
      </w:ins>
      <w:ins w:id="121" w:author="PVC" w:date="2022-06-28T19:45:00Z">
        <w:r w:rsidR="001E7CC3">
          <w:rPr>
            <w:rFonts w:hint="eastAsia"/>
          </w:rPr>
          <w:t>便</w:t>
        </w:r>
      </w:ins>
      <w:ins w:id="122" w:author="PVC" w:date="2022-06-28T19:28:00Z">
        <w:r w:rsidR="00D07939">
          <w:rPr>
            <w:rFonts w:hint="eastAsia"/>
          </w:rPr>
          <w:t>国内</w:t>
        </w:r>
      </w:ins>
      <w:ins w:id="123" w:author="PVC" w:date="2022-06-28T19:54:00Z">
        <w:r w:rsidR="000A5222">
          <w:rPr>
            <w:rFonts w:hint="eastAsia"/>
          </w:rPr>
          <w:t>航空</w:t>
        </w:r>
      </w:ins>
      <w:ins w:id="124" w:author="PVC" w:date="2022-06-28T20:03:00Z">
        <w:r w:rsidR="009B7BC1">
          <w:rPr>
            <w:rFonts w:hint="eastAsia"/>
          </w:rPr>
          <w:t>航海部门</w:t>
        </w:r>
      </w:ins>
      <w:ins w:id="125" w:author="PVC" w:date="2022-06-28T20:00:00Z">
        <w:r w:rsidR="00741EAA">
          <w:rPr>
            <w:rFonts w:hint="eastAsia"/>
          </w:rPr>
          <w:t>（</w:t>
        </w:r>
      </w:ins>
      <w:ins w:id="126" w:author="PVC" w:date="2022-06-28T19:32:00Z">
        <w:r w:rsidR="000254EB">
          <w:rPr>
            <w:rFonts w:hint="eastAsia"/>
          </w:rPr>
          <w:t>特别是</w:t>
        </w:r>
      </w:ins>
      <w:ins w:id="127" w:author="PVC" w:date="2022-06-28T20:00:00Z">
        <w:r w:rsidR="00741EAA">
          <w:rPr>
            <w:rFonts w:hint="eastAsia"/>
          </w:rPr>
          <w:t>从事</w:t>
        </w:r>
      </w:ins>
      <w:ins w:id="128" w:author="PVC" w:date="2022-06-28T19:58:00Z">
        <w:r w:rsidR="005D31C2">
          <w:rPr>
            <w:rFonts w:hint="eastAsia"/>
          </w:rPr>
          <w:t>舰载</w:t>
        </w:r>
      </w:ins>
      <w:ins w:id="129" w:author="PVC" w:date="2022-06-28T19:32:00Z">
        <w:r w:rsidR="000254EB">
          <w:rPr>
            <w:rFonts w:hint="eastAsia"/>
          </w:rPr>
          <w:t>直升机</w:t>
        </w:r>
      </w:ins>
      <w:ins w:id="130" w:author="PVC" w:date="2022-06-28T20:01:00Z">
        <w:r w:rsidR="003A7CBC">
          <w:rPr>
            <w:rFonts w:hint="eastAsia"/>
          </w:rPr>
          <w:t>研发</w:t>
        </w:r>
        <w:r w:rsidR="00741EAA">
          <w:rPr>
            <w:rFonts w:hint="eastAsia"/>
          </w:rPr>
          <w:t>）的工程技术</w:t>
        </w:r>
      </w:ins>
      <w:ins w:id="131" w:author="PVC" w:date="2022-06-28T19:31:00Z">
        <w:r w:rsidR="007D6FD0">
          <w:rPr>
            <w:rFonts w:hint="eastAsia"/>
          </w:rPr>
          <w:t>人员</w:t>
        </w:r>
      </w:ins>
      <w:ins w:id="132" w:author="PVC" w:date="2022-06-28T20:02:00Z">
        <w:r w:rsidR="00E76D18">
          <w:rPr>
            <w:rFonts w:hint="eastAsia"/>
          </w:rPr>
          <w:t>快速</w:t>
        </w:r>
      </w:ins>
      <w:ins w:id="133" w:author="PVC" w:date="2022-06-28T20:01:00Z">
        <w:r w:rsidR="00557A17">
          <w:rPr>
            <w:rFonts w:hint="eastAsia"/>
          </w:rPr>
          <w:t>了解</w:t>
        </w:r>
      </w:ins>
      <w:ins w:id="134" w:author="PVC" w:date="2022-06-28T20:02:00Z">
        <w:r w:rsidR="00295BEE">
          <w:rPr>
            <w:rFonts w:hint="eastAsia"/>
          </w:rPr>
          <w:t>其</w:t>
        </w:r>
        <w:r w:rsidR="00375DD0">
          <w:rPr>
            <w:rFonts w:hint="eastAsia"/>
          </w:rPr>
          <w:t>历史脉络、研究</w:t>
        </w:r>
      </w:ins>
      <w:ins w:id="135" w:author="PVC" w:date="2022-06-28T20:01:00Z">
        <w:r w:rsidR="00FA3FEF">
          <w:rPr>
            <w:rFonts w:hint="eastAsia"/>
          </w:rPr>
          <w:t>现状和</w:t>
        </w:r>
        <w:r w:rsidR="00D71F55">
          <w:rPr>
            <w:rFonts w:hint="eastAsia"/>
          </w:rPr>
          <w:t>发展</w:t>
        </w:r>
        <w:r w:rsidR="00FA3FEF">
          <w:rPr>
            <w:rFonts w:hint="eastAsia"/>
          </w:rPr>
          <w:t>趋势</w:t>
        </w:r>
      </w:ins>
      <w:r>
        <w:rPr>
          <w:rFonts w:hint="eastAsia"/>
        </w:rPr>
        <w:t>。</w:t>
      </w:r>
      <w:commentRangeStart w:id="136"/>
      <w:commentRangeEnd w:id="136"/>
      <w:r>
        <w:commentReference w:id="136"/>
      </w:r>
    </w:p>
    <w:p w14:paraId="50E2AFD1" w14:textId="0091124D" w:rsidR="00992962" w:rsidRDefault="006D2FDF" w:rsidP="008E047A">
      <w:pPr>
        <w:pStyle w:val="1"/>
        <w:keepNext w:val="0"/>
        <w:keepLines w:val="0"/>
        <w:numPr>
          <w:ilvl w:val="0"/>
          <w:numId w:val="3"/>
        </w:numPr>
        <w:spacing w:beforeLines="50" w:before="156" w:afterLines="50" w:after="156" w:line="240" w:lineRule="auto"/>
        <w:ind w:firstLineChars="0"/>
        <w:rPr>
          <w:ins w:id="137" w:author="PVC" w:date="2022-06-28T20:13:00Z"/>
          <w:szCs w:val="24"/>
        </w:rPr>
      </w:pPr>
      <w:ins w:id="138" w:author="PVC" w:date="2022-06-28T15:31:00Z">
        <w:r w:rsidRPr="00D7780E">
          <w:rPr>
            <w:rFonts w:hint="eastAsia"/>
            <w:szCs w:val="24"/>
          </w:rPr>
          <w:t>旋翼空气动力学</w:t>
        </w:r>
      </w:ins>
    </w:p>
    <w:p w14:paraId="237FB780" w14:textId="77777777" w:rsidR="007355C9" w:rsidRPr="007355C9" w:rsidRDefault="00520E0A">
      <w:pPr>
        <w:ind w:firstLine="420"/>
        <w:rPr>
          <w:ins w:id="139" w:author="PVC" w:date="2022-06-28T15:31:00Z"/>
        </w:rPr>
        <w:pPrChange w:id="140" w:author="PVC" w:date="2022-06-28T20:35:00Z">
          <w:pPr>
            <w:pStyle w:val="1"/>
            <w:keepNext w:val="0"/>
            <w:keepLines w:val="0"/>
            <w:numPr>
              <w:numId w:val="3"/>
            </w:numPr>
            <w:spacing w:beforeLines="50" w:before="156" w:afterLines="50" w:after="156" w:line="240" w:lineRule="auto"/>
            <w:ind w:firstLine="482"/>
          </w:pPr>
        </w:pPrChange>
      </w:pPr>
      <w:ins w:id="141" w:author="PVC" w:date="2022-06-28T20:14:00Z">
        <w:r>
          <w:rPr>
            <w:rFonts w:hint="eastAsia"/>
          </w:rPr>
          <w:t>旋翼是直升机</w:t>
        </w:r>
      </w:ins>
      <w:ins w:id="142" w:author="PVC" w:date="2022-06-28T20:26:00Z">
        <w:r w:rsidR="00323917">
          <w:rPr>
            <w:rFonts w:hint="eastAsia"/>
          </w:rPr>
          <w:t>最主要</w:t>
        </w:r>
      </w:ins>
      <w:ins w:id="143" w:author="PVC" w:date="2022-06-28T20:14:00Z">
        <w:r>
          <w:rPr>
            <w:rFonts w:hint="eastAsia"/>
          </w:rPr>
          <w:t>的气动部件</w:t>
        </w:r>
        <w:r w:rsidR="00003F95">
          <w:rPr>
            <w:rFonts w:hint="eastAsia"/>
          </w:rPr>
          <w:t>，其对流场的</w:t>
        </w:r>
      </w:ins>
      <w:ins w:id="144" w:author="PVC" w:date="2022-06-28T20:15:00Z">
        <w:r w:rsidR="00576F1C">
          <w:rPr>
            <w:rFonts w:hint="eastAsia"/>
          </w:rPr>
          <w:t>周期性扰动</w:t>
        </w:r>
        <w:r w:rsidR="00FF78BC">
          <w:rPr>
            <w:rFonts w:hint="eastAsia"/>
          </w:rPr>
          <w:t>使得</w:t>
        </w:r>
      </w:ins>
      <w:ins w:id="145" w:author="PVC" w:date="2022-06-28T20:16:00Z">
        <w:r w:rsidR="00FF78BC">
          <w:rPr>
            <w:rFonts w:hint="eastAsia"/>
          </w:rPr>
          <w:t>直升机</w:t>
        </w:r>
      </w:ins>
      <w:ins w:id="146" w:author="PVC" w:date="2022-06-28T20:25:00Z">
        <w:r w:rsidR="00037C49">
          <w:rPr>
            <w:rFonts w:hint="eastAsia"/>
          </w:rPr>
          <w:t>外</w:t>
        </w:r>
      </w:ins>
      <w:ins w:id="147" w:author="PVC" w:date="2022-06-28T20:24:00Z">
        <w:r w:rsidR="00E26A3F">
          <w:rPr>
            <w:rFonts w:hint="eastAsia"/>
          </w:rPr>
          <w:t>流场</w:t>
        </w:r>
      </w:ins>
      <w:ins w:id="148" w:author="PVC" w:date="2022-06-28T20:26:00Z">
        <w:r w:rsidR="006B065F">
          <w:rPr>
            <w:rFonts w:hint="eastAsia"/>
          </w:rPr>
          <w:t>具有显著不同于</w:t>
        </w:r>
      </w:ins>
      <w:ins w:id="149" w:author="PVC" w:date="2022-06-28T20:23:00Z">
        <w:r w:rsidR="006001DB">
          <w:rPr>
            <w:rFonts w:hint="eastAsia"/>
          </w:rPr>
          <w:t>定翼机</w:t>
        </w:r>
      </w:ins>
      <w:ins w:id="150" w:author="PVC" w:date="2022-06-28T20:26:00Z">
        <w:r w:rsidR="006B065F">
          <w:rPr>
            <w:rFonts w:hint="eastAsia"/>
          </w:rPr>
          <w:t>外流场的特征</w:t>
        </w:r>
      </w:ins>
      <w:ins w:id="151" w:author="PVC" w:date="2022-06-28T20:14:00Z">
        <w:r>
          <w:rPr>
            <w:rFonts w:hint="eastAsia"/>
          </w:rPr>
          <w:t>。</w:t>
        </w:r>
      </w:ins>
      <w:ins w:id="152" w:author="PVC" w:date="2022-06-28T20:35:00Z">
        <w:r w:rsidR="002B7FB7">
          <w:rPr>
            <w:rFonts w:hint="eastAsia"/>
          </w:rPr>
          <w:t>因此，旋翼空气动力学</w:t>
        </w:r>
        <w:r w:rsidR="00CD32B2">
          <w:rPr>
            <w:rFonts w:hint="eastAsia"/>
          </w:rPr>
          <w:t>构成了直升机空气动力学的</w:t>
        </w:r>
        <w:r w:rsidR="00CD32B2">
          <w:rPr>
            <w:rFonts w:hint="eastAsia"/>
          </w:rPr>
          <w:t>主体</w:t>
        </w:r>
      </w:ins>
      <w:ins w:id="153" w:author="PVC" w:date="2022-06-28T20:40:00Z">
        <w:r w:rsidR="009C01A3">
          <w:rPr>
            <w:rFonts w:hint="eastAsia"/>
          </w:rPr>
          <w:t>（</w:t>
        </w:r>
      </w:ins>
      <w:ins w:id="154" w:author="PVC" w:date="2022-06-28T20:39:00Z">
        <w:r w:rsidR="00895E8E">
          <w:rPr>
            <w:rFonts w:hint="eastAsia"/>
          </w:rPr>
          <w:t>后者还包括旋翼与机身、地面的气动干扰</w:t>
        </w:r>
      </w:ins>
      <w:ins w:id="155" w:author="PVC" w:date="2022-06-28T20:40:00Z">
        <w:r w:rsidR="009C01A3">
          <w:rPr>
            <w:rFonts w:hint="eastAsia"/>
          </w:rPr>
          <w:t>），从而也</w:t>
        </w:r>
      </w:ins>
      <w:ins w:id="156" w:author="PVC" w:date="2022-06-28T20:42:00Z">
        <w:r w:rsidR="00F062E1">
          <w:rPr>
            <w:rFonts w:hint="eastAsia"/>
          </w:rPr>
          <w:t>构成了</w:t>
        </w:r>
      </w:ins>
      <w:ins w:id="157" w:author="PVC" w:date="2022-06-28T20:27:00Z">
        <w:r w:rsidR="009B5965">
          <w:rPr>
            <w:rFonts w:hint="eastAsia"/>
          </w:rPr>
          <w:t>舰载直升机</w:t>
        </w:r>
      </w:ins>
      <w:ins w:id="158" w:author="PVC" w:date="2022-06-28T20:35:00Z">
        <w:r w:rsidR="000173D9">
          <w:rPr>
            <w:rFonts w:hint="eastAsia"/>
          </w:rPr>
          <w:t>空气动力学</w:t>
        </w:r>
      </w:ins>
      <w:ins w:id="159" w:author="PVC" w:date="2022-06-28T20:40:00Z">
        <w:r w:rsidR="00CC22AE">
          <w:rPr>
            <w:rFonts w:hint="eastAsia"/>
          </w:rPr>
          <w:t>（侧重</w:t>
        </w:r>
      </w:ins>
      <w:ins w:id="160" w:author="PVC" w:date="2022-06-28T20:41:00Z">
        <w:r w:rsidR="003F2811">
          <w:rPr>
            <w:rFonts w:hint="eastAsia"/>
          </w:rPr>
          <w:t>于</w:t>
        </w:r>
      </w:ins>
      <w:ins w:id="161" w:author="PVC" w:date="2022-06-28T20:40:00Z">
        <w:r w:rsidR="00FB7A89">
          <w:rPr>
            <w:rFonts w:hint="eastAsia"/>
          </w:rPr>
          <w:t>研究</w:t>
        </w:r>
      </w:ins>
      <w:ins w:id="162" w:author="PVC" w:date="2022-06-28T20:42:00Z">
        <w:r w:rsidR="00954744" w:rsidRPr="00954744">
          <w:rPr>
            <w:rFonts w:hint="eastAsia"/>
          </w:rPr>
          <w:t>旋翼尾迹与海面气流、船体空气尾流之间的</w:t>
        </w:r>
      </w:ins>
      <w:ins w:id="163" w:author="PVC" w:date="2022-06-29T12:50:00Z">
        <w:r w:rsidR="007F33A9">
          <w:rPr>
            <w:rFonts w:hint="eastAsia"/>
          </w:rPr>
          <w:t>气动干扰</w:t>
        </w:r>
      </w:ins>
      <w:ins w:id="164" w:author="PVC" w:date="2022-06-28T20:40:00Z">
        <w:r w:rsidR="00CC22AE">
          <w:rPr>
            <w:rFonts w:hint="eastAsia"/>
          </w:rPr>
          <w:t>）</w:t>
        </w:r>
      </w:ins>
      <w:ins w:id="165" w:author="PVC" w:date="2022-06-28T20:35:00Z">
        <w:r w:rsidR="000173D9">
          <w:rPr>
            <w:rFonts w:hint="eastAsia"/>
          </w:rPr>
          <w:t>的基础</w:t>
        </w:r>
      </w:ins>
      <w:ins w:id="166" w:author="PVC" w:date="2022-06-28T20:27:00Z">
        <w:r w:rsidR="00E73A4E">
          <w:rPr>
            <w:rFonts w:hint="eastAsia"/>
          </w:rPr>
          <w:t>。</w:t>
        </w:r>
      </w:ins>
      <w:ins w:id="167" w:author="PVC" w:date="2022-06-28T20:43:00Z">
        <w:r w:rsidR="00101A0F">
          <w:rPr>
            <w:rFonts w:hint="eastAsia"/>
          </w:rPr>
          <w:t>旋翼空气动力学的研究方法</w:t>
        </w:r>
        <w:r w:rsidR="00283269">
          <w:rPr>
            <w:rFonts w:hint="eastAsia"/>
          </w:rPr>
          <w:t>包括试验和计算两大类</w:t>
        </w:r>
      </w:ins>
      <w:ins w:id="168" w:author="PVC" w:date="2022-06-28T20:44:00Z">
        <w:r w:rsidR="00EF390E">
          <w:rPr>
            <w:rFonts w:hint="eastAsia"/>
          </w:rPr>
          <w:t>，</w:t>
        </w:r>
      </w:ins>
      <w:ins w:id="169" w:author="PVC" w:date="2022-06-28T20:45:00Z">
        <w:r w:rsidR="00DC4F4A">
          <w:rPr>
            <w:rFonts w:hint="eastAsia"/>
          </w:rPr>
          <w:t>前者</w:t>
        </w:r>
      </w:ins>
      <w:ins w:id="170" w:author="PVC" w:date="2022-06-28T20:44:00Z">
        <w:r w:rsidR="00FA232E">
          <w:rPr>
            <w:rFonts w:hint="eastAsia"/>
          </w:rPr>
          <w:t>可分为定性试验</w:t>
        </w:r>
      </w:ins>
      <w:ins w:id="171" w:author="PVC" w:date="2022-06-28T20:45:00Z">
        <w:r w:rsidR="00BD0682">
          <w:rPr>
            <w:rFonts w:hint="eastAsia"/>
          </w:rPr>
          <w:t>与</w:t>
        </w:r>
      </w:ins>
      <w:ins w:id="172" w:author="PVC" w:date="2022-06-28T20:44:00Z">
        <w:r w:rsidR="00FA232E">
          <w:rPr>
            <w:rFonts w:hint="eastAsia"/>
          </w:rPr>
          <w:t>定量试验</w:t>
        </w:r>
      </w:ins>
      <w:ins w:id="173" w:author="PVC" w:date="2022-06-28T20:45:00Z">
        <w:r w:rsidR="009E0967">
          <w:rPr>
            <w:rFonts w:hint="eastAsia"/>
          </w:rPr>
          <w:t>，后者包括</w:t>
        </w:r>
        <w:r w:rsidR="00A62A0C">
          <w:rPr>
            <w:rFonts w:hint="eastAsia"/>
          </w:rPr>
          <w:t>基于拉格朗日观点的</w:t>
        </w:r>
      </w:ins>
      <w:ins w:id="174" w:author="PVC" w:date="2022-06-28T20:46:00Z">
        <w:r w:rsidR="00225935">
          <w:rPr>
            <w:rFonts w:hint="eastAsia"/>
          </w:rPr>
          <w:t>涡方法</w:t>
        </w:r>
      </w:ins>
      <w:ins w:id="175" w:author="PVC" w:date="2022-06-28T20:47:00Z">
        <w:r w:rsidR="002704EB">
          <w:rPr>
            <w:rFonts w:hint="eastAsia"/>
          </w:rPr>
          <w:t>、</w:t>
        </w:r>
      </w:ins>
      <w:ins w:id="176" w:author="PVC" w:date="2022-06-28T20:46:00Z">
        <w:r w:rsidR="00225935">
          <w:rPr>
            <w:rFonts w:hint="eastAsia"/>
          </w:rPr>
          <w:t>基于欧拉观点的</w:t>
        </w:r>
        <w:r w:rsidR="002704EB">
          <w:rPr>
            <w:rFonts w:hint="eastAsia"/>
          </w:rPr>
          <w:t>计算流体动力学（</w:t>
        </w:r>
        <w:r w:rsidR="002704EB">
          <w:t>computational fluid dynamics</w:t>
        </w:r>
      </w:ins>
      <w:ins w:id="177" w:author="PVC" w:date="2022-06-28T20:47:00Z">
        <w:r w:rsidR="002704EB">
          <w:t xml:space="preserve">, </w:t>
        </w:r>
      </w:ins>
      <w:ins w:id="178" w:author="PVC" w:date="2022-06-28T20:46:00Z">
        <w:r w:rsidR="008E1557">
          <w:rPr>
            <w:rFonts w:hint="eastAsia"/>
          </w:rPr>
          <w:t>CFD</w:t>
        </w:r>
        <w:r w:rsidR="002704EB">
          <w:rPr>
            <w:rFonts w:hint="eastAsia"/>
          </w:rPr>
          <w:t>）方法</w:t>
        </w:r>
      </w:ins>
      <w:ins w:id="179" w:author="PVC" w:date="2022-06-28T20:47:00Z">
        <w:r w:rsidR="002704EB">
          <w:rPr>
            <w:rFonts w:hint="eastAsia"/>
          </w:rPr>
          <w:t>以及</w:t>
        </w:r>
        <w:r w:rsidR="00FC7775">
          <w:rPr>
            <w:rFonts w:hint="eastAsia"/>
          </w:rPr>
          <w:t>兼具</w:t>
        </w:r>
        <w:r w:rsidR="002704EB">
          <w:rPr>
            <w:rFonts w:hint="eastAsia"/>
          </w:rPr>
          <w:t>二者</w:t>
        </w:r>
        <w:r w:rsidR="00FC7775">
          <w:rPr>
            <w:rFonts w:hint="eastAsia"/>
          </w:rPr>
          <w:t>优势</w:t>
        </w:r>
        <w:r w:rsidR="002704EB">
          <w:rPr>
            <w:rFonts w:hint="eastAsia"/>
          </w:rPr>
          <w:t>的</w:t>
        </w:r>
        <w:r w:rsidR="00FC7775">
          <w:rPr>
            <w:rFonts w:hint="eastAsia"/>
          </w:rPr>
          <w:t>混合</w:t>
        </w:r>
        <w:r w:rsidR="002704EB">
          <w:rPr>
            <w:rFonts w:hint="eastAsia"/>
          </w:rPr>
          <w:t>方法</w:t>
        </w:r>
      </w:ins>
      <w:ins w:id="180" w:author="PVC" w:date="2022-06-28T20:43:00Z">
        <w:r w:rsidR="00283269">
          <w:rPr>
            <w:rFonts w:hint="eastAsia"/>
          </w:rPr>
          <w:t>。</w:t>
        </w:r>
      </w:ins>
    </w:p>
    <w:p w14:paraId="75AF636B" w14:textId="77777777" w:rsidR="006D2FDF" w:rsidRDefault="006D2FDF" w:rsidP="001B4A8F">
      <w:pPr>
        <w:pStyle w:val="3"/>
        <w:numPr>
          <w:ilvl w:val="1"/>
          <w:numId w:val="3"/>
        </w:numPr>
        <w:spacing w:beforeLines="50" w:before="156" w:afterLines="50" w:after="156" w:line="240" w:lineRule="auto"/>
        <w:jc w:val="left"/>
        <w:rPr>
          <w:ins w:id="181" w:author="PVC" w:date="2022-06-28T15:31:00Z"/>
        </w:rPr>
      </w:pPr>
      <w:ins w:id="182" w:author="PVC" w:date="2022-06-28T15:31:00Z">
        <w:r>
          <w:rPr>
            <w:rFonts w:hint="eastAsia"/>
          </w:rPr>
          <w:t>定性试验</w:t>
        </w:r>
      </w:ins>
    </w:p>
    <w:p w14:paraId="6485E95E" w14:textId="77777777" w:rsidR="00701B96" w:rsidRDefault="006D2FDF" w:rsidP="00701B96">
      <w:pPr>
        <w:ind w:firstLine="420"/>
        <w:rPr>
          <w:ins w:id="183" w:author="PVC" w:date="2022-06-28T15:31:00Z"/>
        </w:rPr>
      </w:pPr>
      <w:ins w:id="184" w:author="PVC" w:date="2022-06-28T15:31:00Z">
        <w:r>
          <w:rPr>
            <w:rFonts w:hint="eastAsia"/>
          </w:rPr>
          <w:t>最简单的旋翼空气动力学“</w:t>
        </w:r>
      </w:ins>
      <w:ins w:id="185" w:author="PVC" w:date="2022-06-28T20:08:00Z">
        <w:r w:rsidR="009A72F4">
          <w:rPr>
            <w:rFonts w:hint="eastAsia"/>
          </w:rPr>
          <w:t>试验</w:t>
        </w:r>
      </w:ins>
      <w:ins w:id="186" w:author="PVC" w:date="2022-06-28T15:31:00Z">
        <w:r>
          <w:rPr>
            <w:rFonts w:hint="eastAsia"/>
          </w:rPr>
          <w:t>”并不需要经过人为的设计，也不需要使用任何</w:t>
        </w:r>
      </w:ins>
      <w:ins w:id="187" w:author="PVC" w:date="2022-06-28T20:08:00Z">
        <w:r w:rsidR="009A72F4">
          <w:rPr>
            <w:rFonts w:hint="eastAsia"/>
          </w:rPr>
          <w:t>试验</w:t>
        </w:r>
      </w:ins>
      <w:ins w:id="188" w:author="PVC" w:date="2022-06-28T15:31:00Z">
        <w:r>
          <w:rPr>
            <w:rFonts w:hint="eastAsia"/>
          </w:rPr>
          <w:t>设备。当空气的温度、湿度、气压满足一定的条件时，旋翼桨尖涡周围会出现自然凝结（</w:t>
        </w:r>
        <w:r>
          <w:t>n</w:t>
        </w:r>
        <w:r>
          <w:rPr>
            <w:rFonts w:hint="eastAsia"/>
          </w:rPr>
          <w:t>atural condensation</w:t>
        </w:r>
        <w:r>
          <w:rPr>
            <w:rFonts w:hint="eastAsia"/>
          </w:rPr>
          <w:t>）现象，从而很容易让人们观察到桨尖涡的存在。基于这种观察，人们对旋翼流场有了最基本和最直观的理性认识，发现了旋翼尾迹由桨尖涡主导、尾迹收缩等重要物理事实。</w:t>
        </w:r>
      </w:ins>
    </w:p>
    <w:p w14:paraId="0056B1C4" w14:textId="77777777" w:rsidR="006D2FDF" w:rsidRDefault="006D2FDF" w:rsidP="005204E5">
      <w:pPr>
        <w:ind w:firstLine="420"/>
        <w:rPr>
          <w:ins w:id="189" w:author="PVC" w:date="2022-06-28T15:31:00Z"/>
        </w:rPr>
      </w:pPr>
      <w:ins w:id="190" w:author="PVC" w:date="2022-06-28T15:31:00Z">
        <w:r>
          <w:rPr>
            <w:rFonts w:hint="eastAsia"/>
          </w:rPr>
          <w:t>1951</w:t>
        </w:r>
        <w:r>
          <w:rPr>
            <w:rFonts w:hint="eastAsia"/>
          </w:rPr>
          <w:t>年，</w:t>
        </w:r>
        <w:r>
          <w:rPr>
            <w:rFonts w:hint="eastAsia"/>
          </w:rPr>
          <w:t>Drees</w:t>
        </w:r>
        <w:r>
          <w:rPr>
            <w:rFonts w:hint="eastAsia"/>
          </w:rPr>
          <w:t>等</w:t>
        </w:r>
        <w:r>
          <w:fldChar w:fldCharType="begin"/>
        </w:r>
      </w:ins>
      <w:r w:rsidR="00840FFD">
        <w:instrText xml:space="preserve"> ADDIN NE.Ref.{18407443-2EB3-4BC2-9C6D-2017FF72EBC5}</w:instrText>
      </w:r>
      <w:ins w:id="191" w:author="PVC" w:date="2022-06-28T15:31:00Z">
        <w:r>
          <w:fldChar w:fldCharType="separate"/>
        </w:r>
      </w:ins>
      <w:r w:rsidR="00840FFD">
        <w:rPr>
          <w:color w:val="000000"/>
          <w:kern w:val="0"/>
          <w:szCs w:val="21"/>
          <w:vertAlign w:val="superscript"/>
        </w:rPr>
        <w:t>[3]</w:t>
      </w:r>
      <w:ins w:id="192" w:author="PVC" w:date="2022-06-28T15:31:00Z">
        <w:r>
          <w:fldChar w:fldCharType="end"/>
        </w:r>
        <w:r>
          <w:rPr>
            <w:rFonts w:hint="eastAsia"/>
          </w:rPr>
          <w:t>利用</w:t>
        </w:r>
      </w:ins>
      <w:ins w:id="193" w:author="PVC" w:date="2022-06-29T15:12:00Z">
        <w:r w:rsidR="00B3303D">
          <w:rPr>
            <w:rFonts w:hint="eastAsia"/>
          </w:rPr>
          <w:t>喷烟法</w:t>
        </w:r>
      </w:ins>
      <w:ins w:id="194" w:author="PVC" w:date="2022-06-28T15:31:00Z">
        <w:r>
          <w:rPr>
            <w:rFonts w:hint="eastAsia"/>
          </w:rPr>
          <w:t>开展了旋翼流场的流动显示</w:t>
        </w:r>
      </w:ins>
      <w:ins w:id="195" w:author="PVC" w:date="2022-06-28T20:08:00Z">
        <w:r w:rsidR="009A72F4">
          <w:rPr>
            <w:rFonts w:hint="eastAsia"/>
          </w:rPr>
          <w:t>试验</w:t>
        </w:r>
      </w:ins>
      <w:ins w:id="196" w:author="PVC" w:date="2022-06-28T15:31:00Z">
        <w:r>
          <w:rPr>
            <w:rFonts w:hint="eastAsia"/>
          </w:rPr>
          <w:t>。该</w:t>
        </w:r>
      </w:ins>
      <w:ins w:id="197" w:author="PVC" w:date="2022-06-28T20:08:00Z">
        <w:r w:rsidR="009A72F4">
          <w:rPr>
            <w:rFonts w:hint="eastAsia"/>
          </w:rPr>
          <w:t>试验</w:t>
        </w:r>
      </w:ins>
      <w:ins w:id="198" w:author="PVC" w:date="2022-06-28T15:31:00Z">
        <w:r>
          <w:rPr>
            <w:rFonts w:hint="eastAsia"/>
          </w:rPr>
          <w:t>通过在风洞引入喷烟装置，获得了直升机在悬停、前飞、下降等状态下旋翼附近的流动图像，并重点研究了旋翼处于涡环状态（</w:t>
        </w:r>
        <w:r>
          <w:t>v</w:t>
        </w:r>
        <w:r>
          <w:rPr>
            <w:rFonts w:hint="eastAsia"/>
          </w:rPr>
          <w:t xml:space="preserve">ortex </w:t>
        </w:r>
        <w:r>
          <w:t>r</w:t>
        </w:r>
        <w:r>
          <w:rPr>
            <w:rFonts w:hint="eastAsia"/>
          </w:rPr>
          <w:t xml:space="preserve">ing </w:t>
        </w:r>
        <w:r>
          <w:t>s</w:t>
        </w:r>
        <w:r>
          <w:rPr>
            <w:rFonts w:hint="eastAsia"/>
          </w:rPr>
          <w:t>tate, VRS</w:t>
        </w:r>
        <w:r>
          <w:rPr>
            <w:rFonts w:hint="eastAsia"/>
          </w:rPr>
          <w:t>）时的流动图像。</w:t>
        </w:r>
      </w:ins>
    </w:p>
    <w:p w14:paraId="7E4744CC" w14:textId="688251E0" w:rsidR="00DD3B10" w:rsidRDefault="006D2FDF" w:rsidP="00FE25B9">
      <w:pPr>
        <w:ind w:firstLine="420"/>
        <w:rPr>
          <w:ins w:id="199" w:author="PVC" w:date="2022-07-01T16:40:00Z"/>
        </w:rPr>
      </w:pPr>
      <w:ins w:id="200" w:author="PVC" w:date="2022-06-28T15:31:00Z">
        <w:r>
          <w:rPr>
            <w:rFonts w:hint="eastAsia"/>
          </w:rPr>
          <w:lastRenderedPageBreak/>
          <w:t>桨尖涡涡核区与背景流场的空气密度</w:t>
        </w:r>
      </w:ins>
      <w:ins w:id="201" w:author="PVC" w:date="2022-06-29T15:13:00Z">
        <w:r w:rsidR="00B633D4">
          <w:rPr>
            <w:rFonts w:hint="eastAsia"/>
          </w:rPr>
          <w:t>的</w:t>
        </w:r>
      </w:ins>
      <w:ins w:id="202" w:author="PVC" w:date="2022-06-28T15:31:00Z">
        <w:r>
          <w:rPr>
            <w:rFonts w:hint="eastAsia"/>
          </w:rPr>
          <w:t>差别，对</w:t>
        </w:r>
      </w:ins>
      <w:ins w:id="203" w:author="PVC" w:date="2022-06-29T15:14:00Z">
        <w:r w:rsidR="001870B0">
          <w:rPr>
            <w:rFonts w:hint="eastAsia"/>
          </w:rPr>
          <w:t>折射率等</w:t>
        </w:r>
      </w:ins>
      <w:ins w:id="204" w:author="PVC" w:date="2022-06-28T15:31:00Z">
        <w:r>
          <w:rPr>
            <w:rFonts w:hint="eastAsia"/>
          </w:rPr>
          <w:t>光学特性有显著影响。基于该原理和频闪摄影技术，人们发明了纹影法和阴影法，并将其引入旋翼空气动力学的研究中。</w:t>
        </w:r>
        <w:r>
          <w:rPr>
            <w:rFonts w:hint="eastAsia"/>
          </w:rPr>
          <w:t>1993</w:t>
        </w:r>
        <w:r>
          <w:rPr>
            <w:rFonts w:hint="eastAsia"/>
          </w:rPr>
          <w:t>年，</w:t>
        </w:r>
        <w:proofErr w:type="spellStart"/>
        <w:r>
          <w:rPr>
            <w:rFonts w:hint="eastAsia"/>
          </w:rPr>
          <w:t>Bagai</w:t>
        </w:r>
        <w:proofErr w:type="spellEnd"/>
        <w:r>
          <w:rPr>
            <w:rFonts w:hint="eastAsia"/>
          </w:rPr>
          <w:t>和</w:t>
        </w:r>
        <w:r>
          <w:rPr>
            <w:rFonts w:hint="eastAsia"/>
          </w:rPr>
          <w:t>Leishman</w:t>
        </w:r>
        <w:r>
          <w:fldChar w:fldCharType="begin"/>
        </w:r>
      </w:ins>
      <w:r w:rsidR="00840FFD">
        <w:instrText xml:space="preserve"> ADDIN NE.Ref.{3994F84A-6B6E-4A20-A0E1-54FA487DB6BC}</w:instrText>
      </w:r>
      <w:ins w:id="205" w:author="PVC" w:date="2022-06-28T15:31:00Z">
        <w:r>
          <w:fldChar w:fldCharType="separate"/>
        </w:r>
      </w:ins>
      <w:r w:rsidR="00840FFD">
        <w:rPr>
          <w:color w:val="000000"/>
          <w:kern w:val="0"/>
          <w:szCs w:val="21"/>
          <w:vertAlign w:val="superscript"/>
        </w:rPr>
        <w:t>[4]</w:t>
      </w:r>
      <w:ins w:id="206" w:author="PVC" w:date="2022-06-28T15:31:00Z">
        <w:r>
          <w:fldChar w:fldCharType="end"/>
        </w:r>
        <w:r>
          <w:rPr>
            <w:rFonts w:hint="eastAsia"/>
          </w:rPr>
          <w:t>利用该方法研究了螺旋桨和旋翼桨尖涡的几何结构，观察到了旋翼尾迹的不稳定（非周期）现象。</w:t>
        </w:r>
      </w:ins>
    </w:p>
    <w:p w14:paraId="0930268A" w14:textId="77777777" w:rsidR="006D2FDF" w:rsidRDefault="006D2FDF" w:rsidP="005204E5">
      <w:pPr>
        <w:ind w:firstLine="420"/>
        <w:rPr>
          <w:ins w:id="207" w:author="PVC" w:date="2022-06-28T15:31:00Z"/>
        </w:rPr>
      </w:pPr>
      <w:ins w:id="208" w:author="PVC" w:date="2022-06-28T15:31:00Z">
        <w:r>
          <w:rPr>
            <w:rFonts w:hint="eastAsia"/>
          </w:rPr>
          <w:t>定性</w:t>
        </w:r>
      </w:ins>
      <w:ins w:id="209" w:author="PVC" w:date="2022-06-28T20:08:00Z">
        <w:r w:rsidR="009A72F4">
          <w:rPr>
            <w:rFonts w:hint="eastAsia"/>
          </w:rPr>
          <w:t>试验</w:t>
        </w:r>
      </w:ins>
      <w:ins w:id="210" w:author="PVC" w:date="2022-06-28T15:31:00Z">
        <w:r>
          <w:rPr>
            <w:rFonts w:hint="eastAsia"/>
          </w:rPr>
          <w:t>虽然没有给出描述流场的各物理量的具体数值，但给出了各种飞行状态下的旋翼尾迹结构的物理图像，并初步验证了一些早期旋翼空气动力学理论（如滑流理论）的结论。随着测量技术的进步，一些定性</w:t>
        </w:r>
      </w:ins>
      <w:ins w:id="211" w:author="PVC" w:date="2022-06-28T20:08:00Z">
        <w:r w:rsidR="009A72F4">
          <w:rPr>
            <w:rFonts w:hint="eastAsia"/>
          </w:rPr>
          <w:t>试验</w:t>
        </w:r>
      </w:ins>
      <w:ins w:id="212" w:author="PVC" w:date="2022-06-28T15:31:00Z">
        <w:r>
          <w:rPr>
            <w:rFonts w:hint="eastAsia"/>
          </w:rPr>
          <w:t>方法后来发展成为定量</w:t>
        </w:r>
      </w:ins>
      <w:ins w:id="213" w:author="PVC" w:date="2022-06-28T20:08:00Z">
        <w:r w:rsidR="009A72F4">
          <w:rPr>
            <w:rFonts w:hint="eastAsia"/>
          </w:rPr>
          <w:t>试验</w:t>
        </w:r>
      </w:ins>
      <w:ins w:id="214" w:author="PVC" w:date="2022-06-28T15:31:00Z">
        <w:r>
          <w:rPr>
            <w:rFonts w:hint="eastAsia"/>
          </w:rPr>
          <w:t>方法，或发展成为定量</w:t>
        </w:r>
      </w:ins>
      <w:ins w:id="215" w:author="PVC" w:date="2022-06-28T20:08:00Z">
        <w:r w:rsidR="009A72F4">
          <w:rPr>
            <w:rFonts w:hint="eastAsia"/>
          </w:rPr>
          <w:t>试验</w:t>
        </w:r>
      </w:ins>
      <w:ins w:id="216" w:author="PVC" w:date="2022-06-28T15:31:00Z">
        <w:r>
          <w:rPr>
            <w:rFonts w:hint="eastAsia"/>
          </w:rPr>
          <w:t>的一个前置环节。</w:t>
        </w:r>
      </w:ins>
    </w:p>
    <w:p w14:paraId="174328C6" w14:textId="77777777" w:rsidR="006D2FDF" w:rsidRDefault="006D2FDF" w:rsidP="008E047A">
      <w:pPr>
        <w:pStyle w:val="3"/>
        <w:numPr>
          <w:ilvl w:val="1"/>
          <w:numId w:val="3"/>
        </w:numPr>
        <w:spacing w:beforeLines="50" w:before="156" w:afterLines="50" w:after="156" w:line="240" w:lineRule="auto"/>
        <w:jc w:val="left"/>
        <w:rPr>
          <w:ins w:id="217" w:author="PVC" w:date="2022-06-28T15:31:00Z"/>
        </w:rPr>
      </w:pPr>
      <w:ins w:id="218" w:author="PVC" w:date="2022-06-28T15:31:00Z">
        <w:r>
          <w:rPr>
            <w:rFonts w:hint="eastAsia"/>
          </w:rPr>
          <w:t>定量试验</w:t>
        </w:r>
      </w:ins>
    </w:p>
    <w:p w14:paraId="067FF926" w14:textId="35E50C7A" w:rsidR="006D2FDF" w:rsidRDefault="006D2FDF" w:rsidP="009D07A1">
      <w:pPr>
        <w:ind w:firstLine="420"/>
        <w:rPr>
          <w:ins w:id="219" w:author="PVC" w:date="2022-06-28T15:31:00Z"/>
        </w:rPr>
      </w:pPr>
      <w:ins w:id="220" w:author="PVC" w:date="2022-06-28T15:31:00Z">
        <w:r>
          <w:rPr>
            <w:rFonts w:hint="eastAsia"/>
          </w:rPr>
          <w:t>根据所测量的物理量以及对流场的刻画程度，可以将旋翼空气动力学定量试验大致分为两大类</w:t>
        </w:r>
      </w:ins>
      <w:ins w:id="221" w:author="PVC" w:date="2022-06-28T20:07:00Z">
        <w:r w:rsidR="00151E88">
          <w:rPr>
            <w:rFonts w:hint="eastAsia"/>
          </w:rPr>
          <w:t>。</w:t>
        </w:r>
      </w:ins>
      <w:ins w:id="222" w:author="PVC" w:date="2022-06-28T20:06:00Z">
        <w:r w:rsidR="00B138CC">
          <w:rPr>
            <w:rFonts w:hint="eastAsia"/>
          </w:rPr>
          <w:t>（</w:t>
        </w:r>
        <w:r w:rsidR="00B138CC">
          <w:rPr>
            <w:rFonts w:hint="eastAsia"/>
          </w:rPr>
          <w:t>1</w:t>
        </w:r>
        <w:r w:rsidR="00B138CC">
          <w:rPr>
            <w:rFonts w:hint="eastAsia"/>
          </w:rPr>
          <w:t>）</w:t>
        </w:r>
      </w:ins>
      <w:ins w:id="223" w:author="PVC" w:date="2022-06-28T20:07:00Z">
        <w:r w:rsidR="00DA6E8E">
          <w:rPr>
            <w:rFonts w:hint="eastAsia"/>
          </w:rPr>
          <w:t>测力试验</w:t>
        </w:r>
        <w:r w:rsidR="00A33846">
          <w:rPr>
            <w:rFonts w:hint="eastAsia"/>
          </w:rPr>
          <w:t>，</w:t>
        </w:r>
      </w:ins>
      <w:ins w:id="224" w:author="PVC" w:date="2022-06-28T15:31:00Z">
        <w:r>
          <w:rPr>
            <w:rFonts w:hint="eastAsia"/>
          </w:rPr>
          <w:t>主要用于反映气流对旋翼影响的宏观效果。利用六分量天平、扭矩天平等仪器设备，可以对旋翼中心或全机参考点处的三个力分量和三个力矩分量进行测量。由于</w:t>
        </w:r>
      </w:ins>
      <w:ins w:id="225" w:author="PVC" w:date="2022-06-28T20:08:00Z">
        <w:r w:rsidR="009A72F4">
          <w:rPr>
            <w:rFonts w:hint="eastAsia"/>
          </w:rPr>
          <w:t>试验</w:t>
        </w:r>
      </w:ins>
      <w:ins w:id="226" w:author="PVC" w:date="2022-06-28T15:31:00Z">
        <w:r>
          <w:rPr>
            <w:rFonts w:hint="eastAsia"/>
          </w:rPr>
          <w:t>原理和</w:t>
        </w:r>
      </w:ins>
      <w:ins w:id="227" w:author="PVC" w:date="2022-06-28T20:08:00Z">
        <w:r w:rsidR="009A72F4">
          <w:rPr>
            <w:rFonts w:hint="eastAsia"/>
          </w:rPr>
          <w:t>试验</w:t>
        </w:r>
      </w:ins>
      <w:ins w:id="228" w:author="PVC" w:date="2022-06-28T15:31:00Z">
        <w:r>
          <w:rPr>
            <w:rFonts w:hint="eastAsia"/>
          </w:rPr>
          <w:t>设备都比较简单，所得的</w:t>
        </w:r>
      </w:ins>
      <w:ins w:id="229" w:author="PVC" w:date="2022-06-28T20:08:00Z">
        <w:r w:rsidR="009A72F4">
          <w:rPr>
            <w:rFonts w:hint="eastAsia"/>
          </w:rPr>
          <w:t>试验</w:t>
        </w:r>
      </w:ins>
      <w:ins w:id="230" w:author="PVC" w:date="2022-06-28T15:31:00Z">
        <w:r>
          <w:rPr>
            <w:rFonts w:hint="eastAsia"/>
          </w:rPr>
          <w:t>数据经过简单处理即可应用于结构动力学和飞行动力学分析，因此这类</w:t>
        </w:r>
      </w:ins>
      <w:ins w:id="231" w:author="PVC" w:date="2022-06-28T20:08:00Z">
        <w:r w:rsidR="009A72F4">
          <w:rPr>
            <w:rFonts w:hint="eastAsia"/>
          </w:rPr>
          <w:t>试验</w:t>
        </w:r>
      </w:ins>
      <w:ins w:id="232" w:author="PVC" w:date="2022-06-28T15:31:00Z">
        <w:r>
          <w:rPr>
            <w:rFonts w:hint="eastAsia"/>
          </w:rPr>
          <w:t>至今仍受到许多研究机构的重视</w:t>
        </w:r>
      </w:ins>
      <w:ins w:id="233" w:author="PVC" w:date="2022-06-28T20:07:00Z">
        <w:r w:rsidR="00151E88">
          <w:rPr>
            <w:rFonts w:hint="eastAsia"/>
          </w:rPr>
          <w:t>。（</w:t>
        </w:r>
        <w:r w:rsidR="00151E88">
          <w:rPr>
            <w:rFonts w:hint="eastAsia"/>
          </w:rPr>
          <w:t>2</w:t>
        </w:r>
        <w:r w:rsidR="00151E88">
          <w:rPr>
            <w:rFonts w:hint="eastAsia"/>
          </w:rPr>
          <w:t>）测速试验</w:t>
        </w:r>
        <w:r w:rsidR="00A33846">
          <w:rPr>
            <w:rFonts w:hint="eastAsia"/>
          </w:rPr>
          <w:t>，</w:t>
        </w:r>
      </w:ins>
      <w:ins w:id="234" w:author="PVC" w:date="2022-06-28T15:31:00Z">
        <w:r>
          <w:rPr>
            <w:rFonts w:hint="eastAsia"/>
          </w:rPr>
          <w:t>主要用于研究流场的流动细节。根据测量对象的范围，测速</w:t>
        </w:r>
      </w:ins>
      <w:ins w:id="235" w:author="PVC" w:date="2022-06-28T20:08:00Z">
        <w:r w:rsidR="009A72F4">
          <w:rPr>
            <w:rFonts w:hint="eastAsia"/>
          </w:rPr>
          <w:t>试验</w:t>
        </w:r>
      </w:ins>
      <w:ins w:id="236" w:author="PVC" w:date="2022-06-28T15:31:00Z">
        <w:r>
          <w:rPr>
            <w:rFonts w:hint="eastAsia"/>
          </w:rPr>
          <w:t>又可分为单点测量和多点测量两类。早期的单点测量</w:t>
        </w:r>
      </w:ins>
      <w:ins w:id="237" w:author="PVC" w:date="2022-06-28T20:08:00Z">
        <w:r w:rsidR="009A72F4">
          <w:rPr>
            <w:rFonts w:hint="eastAsia"/>
          </w:rPr>
          <w:t>试验</w:t>
        </w:r>
      </w:ins>
      <w:ins w:id="238" w:author="PVC" w:date="2022-06-28T15:31:00Z">
        <w:r>
          <w:rPr>
            <w:rFonts w:hint="eastAsia"/>
          </w:rPr>
          <w:t>主要采用热线测速仪（</w:t>
        </w:r>
        <w:r>
          <w:t>h</w:t>
        </w:r>
        <w:r>
          <w:rPr>
            <w:rFonts w:hint="eastAsia"/>
          </w:rPr>
          <w:t xml:space="preserve">ot </w:t>
        </w:r>
        <w:r>
          <w:t>w</w:t>
        </w:r>
        <w:r>
          <w:rPr>
            <w:rFonts w:hint="eastAsia"/>
          </w:rPr>
          <w:t xml:space="preserve">ire </w:t>
        </w:r>
        <w:r>
          <w:t>a</w:t>
        </w:r>
        <w:r>
          <w:rPr>
            <w:rFonts w:hint="eastAsia"/>
          </w:rPr>
          <w:t>nemometer</w:t>
        </w:r>
        <w:r>
          <w:rPr>
            <w:rFonts w:hint="eastAsia"/>
          </w:rPr>
          <w:t>）等介入式测量设备，测速探头本身对流场会造成一定干扰，因此测量结果不能完全反映真实流动情况。这一弊端后来被激光多普勒测速技术（</w:t>
        </w:r>
        <w:r>
          <w:t>l</w:t>
        </w:r>
        <w:r>
          <w:rPr>
            <w:rFonts w:hint="eastAsia"/>
          </w:rPr>
          <w:t xml:space="preserve">aser </w:t>
        </w:r>
        <w:r>
          <w:t>d</w:t>
        </w:r>
        <w:r>
          <w:rPr>
            <w:rFonts w:hint="eastAsia"/>
          </w:rPr>
          <w:t xml:space="preserve">oppler </w:t>
        </w:r>
        <w:r>
          <w:t>v</w:t>
        </w:r>
        <w:r>
          <w:rPr>
            <w:rFonts w:hint="eastAsia"/>
          </w:rPr>
          <w:t>elocimetry, LDV</w:t>
        </w:r>
        <w:r>
          <w:rPr>
            <w:rFonts w:hint="eastAsia"/>
          </w:rPr>
          <w:t>）所克服，但</w:t>
        </w:r>
        <w:r>
          <w:rPr>
            <w:rFonts w:hint="eastAsia"/>
          </w:rPr>
          <w:t>LDV</w:t>
        </w:r>
        <w:r>
          <w:rPr>
            <w:rFonts w:hint="eastAsia"/>
          </w:rPr>
          <w:t>仍属于单点测量技术。同属于非介入式测量技术的粒子成像测速技术（</w:t>
        </w:r>
        <w:r>
          <w:rPr>
            <w:rFonts w:hint="eastAsia"/>
          </w:rPr>
          <w:t xml:space="preserve">particle </w:t>
        </w:r>
        <w:r>
          <w:t>i</w:t>
        </w:r>
        <w:r>
          <w:rPr>
            <w:rFonts w:hint="eastAsia"/>
          </w:rPr>
          <w:t xml:space="preserve">mage </w:t>
        </w:r>
        <w:r>
          <w:t>v</w:t>
        </w:r>
        <w:r>
          <w:rPr>
            <w:rFonts w:hint="eastAsia"/>
          </w:rPr>
          <w:t>elocimetry, PIV</w:t>
        </w:r>
        <w:r>
          <w:rPr>
            <w:rFonts w:hint="eastAsia"/>
          </w:rPr>
          <w:t>），解决了多点同步测量的难题，能够实现对流场（流速）的高分辨率测量，目前已成为流体力学新发现的重要来源，也是验证数值计算方法的重要依据。</w:t>
        </w:r>
      </w:ins>
    </w:p>
    <w:p w14:paraId="2D9B2782" w14:textId="0C34898B" w:rsidR="00FE25B9" w:rsidRPr="009D0E64" w:rsidRDefault="006D2FDF" w:rsidP="009D0E64">
      <w:pPr>
        <w:ind w:firstLine="420"/>
        <w:rPr>
          <w:ins w:id="239" w:author="PVC" w:date="2022-07-01T21:09:00Z"/>
        </w:rPr>
      </w:pPr>
      <w:ins w:id="240" w:author="PVC" w:date="2022-06-28T15:31:00Z">
        <w:r>
          <w:rPr>
            <w:rFonts w:hint="eastAsia"/>
          </w:rPr>
          <w:t>1996</w:t>
        </w:r>
        <w:r>
          <w:rPr>
            <w:rFonts w:hint="eastAsia"/>
          </w:rPr>
          <w:t>至</w:t>
        </w:r>
        <w:r>
          <w:rPr>
            <w:rFonts w:hint="eastAsia"/>
          </w:rPr>
          <w:t>1998</w:t>
        </w:r>
        <w:r>
          <w:rPr>
            <w:rFonts w:hint="eastAsia"/>
          </w:rPr>
          <w:t>年，</w:t>
        </w:r>
        <w:r>
          <w:rPr>
            <w:rFonts w:hint="eastAsia"/>
          </w:rPr>
          <w:t>Leishman</w:t>
        </w:r>
        <w:r>
          <w:rPr>
            <w:rFonts w:hint="eastAsia"/>
          </w:rPr>
          <w:t>等</w:t>
        </w:r>
        <w:r>
          <w:fldChar w:fldCharType="begin"/>
        </w:r>
      </w:ins>
      <w:r w:rsidR="00840FFD">
        <w:instrText xml:space="preserve"> ADDIN NE.Ref.{54107DA9-0DDE-49E6-BF3E-0DE2E6EC5A03}</w:instrText>
      </w:r>
      <w:ins w:id="241" w:author="PVC" w:date="2022-06-28T15:31:00Z">
        <w:r>
          <w:fldChar w:fldCharType="separate"/>
        </w:r>
      </w:ins>
      <w:r w:rsidR="00840FFD">
        <w:rPr>
          <w:color w:val="000000"/>
          <w:kern w:val="0"/>
          <w:szCs w:val="21"/>
          <w:vertAlign w:val="superscript"/>
        </w:rPr>
        <w:t>[5</w:t>
      </w:r>
      <w:r w:rsidR="00D047B3">
        <w:rPr>
          <w:color w:val="000000"/>
          <w:kern w:val="0"/>
          <w:szCs w:val="21"/>
          <w:vertAlign w:val="superscript"/>
        </w:rPr>
        <w:t>-</w:t>
      </w:r>
      <w:r w:rsidR="00840FFD">
        <w:rPr>
          <w:color w:val="000000"/>
          <w:kern w:val="0"/>
          <w:szCs w:val="21"/>
          <w:vertAlign w:val="superscript"/>
        </w:rPr>
        <w:t>6]</w:t>
      </w:r>
      <w:ins w:id="242" w:author="PVC" w:date="2022-06-28T15:31:00Z">
        <w:r>
          <w:fldChar w:fldCharType="end"/>
        </w:r>
        <w:r>
          <w:rPr>
            <w:rFonts w:hint="eastAsia"/>
          </w:rPr>
          <w:t>基于</w:t>
        </w:r>
        <w:r>
          <w:rPr>
            <w:rFonts w:hint="eastAsia"/>
          </w:rPr>
          <w:t>LDV</w:t>
        </w:r>
        <w:r>
          <w:rPr>
            <w:rFonts w:hint="eastAsia"/>
          </w:rPr>
          <w:t>，对桨尖涡切向和轴向速度、环量、黏</w:t>
        </w:r>
        <w:r>
          <w:rPr>
            <w:rFonts w:hint="eastAsia"/>
          </w:rPr>
          <w:t>性引起的涡核增大进行了测量，研究了旋翼尾迹的三维速度场；对桨尖涡涡核位置</w:t>
        </w:r>
      </w:ins>
      <w:ins w:id="243" w:author="PVC" w:date="2022-07-01T21:12:00Z">
        <w:r w:rsidR="008E742F">
          <w:rPr>
            <w:rFonts w:hint="eastAsia"/>
          </w:rPr>
          <w:t>（如图</w:t>
        </w:r>
        <w:r w:rsidR="008E742F">
          <w:rPr>
            <w:rFonts w:hint="eastAsia"/>
          </w:rPr>
          <w:t>1</w:t>
        </w:r>
        <w:r w:rsidR="008E742F">
          <w:rPr>
            <w:rFonts w:hint="eastAsia"/>
          </w:rPr>
          <w:t>所示）</w:t>
        </w:r>
      </w:ins>
      <w:ins w:id="244" w:author="PVC" w:date="2022-06-28T15:31:00Z">
        <w:r>
          <w:rPr>
            <w:rFonts w:hint="eastAsia"/>
          </w:rPr>
          <w:t>进行了测量，研究了悬停状态桨尖涡的非周期现象。</w:t>
        </w:r>
      </w:ins>
      <w:ins w:id="245" w:author="PVC" w:date="2022-07-01T21:10:00Z">
        <w:r w:rsidR="009D0E64">
          <w:rPr>
            <w:rFonts w:hint="eastAsia"/>
          </w:rPr>
          <w:t>同一时期的唐正飞、高正等</w:t>
        </w:r>
        <w:r w:rsidR="009D0E64">
          <w:fldChar w:fldCharType="begin"/>
        </w:r>
        <w:r w:rsidR="009D0E64">
          <w:instrText xml:space="preserve"> ADDIN NE.Ref.{708F5467-10BA-4253-9FF6-0567C18927A3}</w:instrText>
        </w:r>
        <w:r w:rsidR="009D0E64">
          <w:fldChar w:fldCharType="separate"/>
        </w:r>
        <w:r w:rsidR="009D0E64">
          <w:rPr>
            <w:color w:val="000000"/>
            <w:kern w:val="0"/>
            <w:szCs w:val="21"/>
            <w:vertAlign w:val="superscript"/>
          </w:rPr>
          <w:t>[7-8]</w:t>
        </w:r>
        <w:r w:rsidR="009D0E64">
          <w:fldChar w:fldCharType="end"/>
        </w:r>
        <w:r w:rsidR="009D0E64">
          <w:rPr>
            <w:rFonts w:hint="eastAsia"/>
          </w:rPr>
          <w:t>利用三维</w:t>
        </w:r>
        <w:r w:rsidR="009D0E64">
          <w:rPr>
            <w:rFonts w:hint="eastAsia"/>
          </w:rPr>
          <w:t>LDV</w:t>
        </w:r>
        <w:r w:rsidR="009D0E64">
          <w:rPr>
            <w:rFonts w:hint="eastAsia"/>
          </w:rPr>
          <w:t>，测量了共轴式双旋翼悬停状态的流场；为了对比，对单旋翼流场也进行了测量。测量的物理量包括诱导速度沿三个方向（轴向、径向和周向）的分量，得到了两副旋翼的尾迹相互交汇、干扰的流动图像。</w:t>
        </w:r>
      </w:ins>
    </w:p>
    <w:p w14:paraId="34475FC6" w14:textId="77777777" w:rsidR="00FE25B9" w:rsidRDefault="00FE25B9" w:rsidP="00FE25B9">
      <w:pPr>
        <w:keepNext/>
        <w:ind w:firstLineChars="0" w:firstLine="0"/>
        <w:rPr>
          <w:ins w:id="246" w:author="PVC" w:date="2022-07-01T21:09:00Z"/>
        </w:rPr>
      </w:pPr>
      <w:ins w:id="247" w:author="PVC" w:date="2022-07-01T21:09:00Z">
        <w:r>
          <w:rPr>
            <w:noProof/>
          </w:rPr>
          <w:drawing>
            <wp:inline distT="0" distB="0" distL="0" distR="0" wp14:anchorId="0D101B8B" wp14:editId="3DFD5C11">
              <wp:extent cx="2501900" cy="317309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p-vortex.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01900" cy="3173095"/>
                      </a:xfrm>
                      <a:prstGeom prst="rect">
                        <a:avLst/>
                      </a:prstGeom>
                    </pic:spPr>
                  </pic:pic>
                </a:graphicData>
              </a:graphic>
            </wp:inline>
          </w:drawing>
        </w:r>
      </w:ins>
    </w:p>
    <w:p w14:paraId="3131F597" w14:textId="62A417DC" w:rsidR="00FE25B9" w:rsidRPr="00EC09DF" w:rsidRDefault="00FE25B9" w:rsidP="00EC09DF">
      <w:pPr>
        <w:ind w:firstLineChars="0" w:firstLine="0"/>
        <w:rPr>
          <w:ins w:id="248" w:author="PVC" w:date="2022-07-01T21:09:00Z"/>
          <w:rFonts w:ascii="宋体" w:hAnsi="宋体"/>
          <w:sz w:val="18"/>
          <w:szCs w:val="18"/>
        </w:rPr>
      </w:pPr>
      <w:ins w:id="249" w:author="PVC" w:date="2022-07-01T21:09:00Z">
        <w:r w:rsidRPr="00EC09DF">
          <w:rPr>
            <w:rFonts w:ascii="宋体" w:hAnsi="宋体" w:hint="eastAsia"/>
            <w:sz w:val="18"/>
            <w:szCs w:val="18"/>
          </w:rPr>
          <w:t xml:space="preserve">图1 </w:t>
        </w:r>
      </w:ins>
      <w:ins w:id="250" w:author="PVC" w:date="2022-07-01T21:15:00Z">
        <w:r w:rsidR="008C21E1" w:rsidRPr="00EC09DF">
          <w:rPr>
            <w:rFonts w:ascii="宋体" w:hAnsi="宋体" w:hint="eastAsia"/>
            <w:sz w:val="18"/>
            <w:szCs w:val="18"/>
          </w:rPr>
          <w:t>利用</w:t>
        </w:r>
      </w:ins>
      <w:ins w:id="251" w:author="PVC" w:date="2022-07-01T21:13:00Z">
        <w:r w:rsidR="00A4110E" w:rsidRPr="00EC09DF">
          <w:rPr>
            <w:rFonts w:ascii="宋体" w:hAnsi="宋体" w:hint="eastAsia"/>
            <w:sz w:val="18"/>
            <w:szCs w:val="18"/>
          </w:rPr>
          <w:t>频闪</w:t>
        </w:r>
      </w:ins>
      <w:ins w:id="252" w:author="PVC" w:date="2022-07-01T21:14:00Z">
        <w:r w:rsidR="001C514A" w:rsidRPr="00EC09DF">
          <w:rPr>
            <w:rFonts w:ascii="宋体" w:hAnsi="宋体" w:hint="eastAsia"/>
            <w:sz w:val="18"/>
            <w:szCs w:val="18"/>
          </w:rPr>
          <w:t>照明</w:t>
        </w:r>
      </w:ins>
      <w:ins w:id="253" w:author="PVC" w:date="2022-07-01T21:15:00Z">
        <w:r w:rsidR="008C21E1" w:rsidRPr="00EC09DF">
          <w:rPr>
            <w:rFonts w:ascii="宋体" w:hAnsi="宋体" w:hint="eastAsia"/>
            <w:sz w:val="18"/>
            <w:szCs w:val="18"/>
          </w:rPr>
          <w:t>显示</w:t>
        </w:r>
      </w:ins>
      <w:ins w:id="254" w:author="PVC" w:date="2022-07-01T21:09:00Z">
        <w:r w:rsidRPr="00EC09DF">
          <w:rPr>
            <w:rFonts w:ascii="宋体" w:hAnsi="宋体" w:hint="eastAsia"/>
            <w:sz w:val="18"/>
            <w:szCs w:val="18"/>
          </w:rPr>
          <w:t>的</w:t>
        </w:r>
      </w:ins>
      <w:ins w:id="255" w:author="PVC" w:date="2022-07-01T21:16:00Z">
        <w:r w:rsidR="00A70221" w:rsidRPr="00EC09DF">
          <w:rPr>
            <w:rFonts w:ascii="宋体" w:hAnsi="宋体" w:hint="eastAsia"/>
            <w:sz w:val="18"/>
            <w:szCs w:val="18"/>
          </w:rPr>
          <w:t>旋翼尾迹</w:t>
        </w:r>
        <w:r w:rsidR="00244FE3" w:rsidRPr="00EC09DF">
          <w:rPr>
            <w:rFonts w:ascii="宋体" w:hAnsi="宋体" w:hint="eastAsia"/>
            <w:sz w:val="18"/>
            <w:szCs w:val="18"/>
          </w:rPr>
          <w:t>（桨尖涡）</w:t>
        </w:r>
      </w:ins>
      <w:ins w:id="256" w:author="PVC" w:date="2022-07-01T21:09:00Z">
        <w:r w:rsidRPr="00EC09DF">
          <w:rPr>
            <w:rFonts w:ascii="宋体" w:hAnsi="宋体"/>
            <w:sz w:val="18"/>
            <w:szCs w:val="18"/>
          </w:rPr>
          <w:fldChar w:fldCharType="begin"/>
        </w:r>
        <w:r w:rsidRPr="00EC09DF">
          <w:rPr>
            <w:rFonts w:ascii="宋体" w:hAnsi="宋体"/>
            <w:sz w:val="18"/>
            <w:szCs w:val="18"/>
          </w:rPr>
          <w:instrText xml:space="preserve"> ADDIN NE.Ref.{3994F84A-6B6E-4A20-A0E1-54FA487DB6BC}</w:instrText>
        </w:r>
        <w:r w:rsidRPr="00EC09DF">
          <w:rPr>
            <w:rFonts w:ascii="宋体" w:hAnsi="宋体"/>
            <w:sz w:val="18"/>
            <w:szCs w:val="18"/>
          </w:rPr>
          <w:fldChar w:fldCharType="separate"/>
        </w:r>
        <w:r w:rsidRPr="00EC09DF">
          <w:rPr>
            <w:rFonts w:ascii="宋体" w:hAnsi="宋体"/>
            <w:sz w:val="18"/>
            <w:szCs w:val="18"/>
            <w:vertAlign w:val="superscript"/>
          </w:rPr>
          <w:t>[</w:t>
        </w:r>
      </w:ins>
      <w:ins w:id="257" w:author="PVC" w:date="2022-07-01T21:16:00Z">
        <w:r w:rsidR="00420864" w:rsidRPr="00EC09DF">
          <w:rPr>
            <w:rFonts w:ascii="宋体" w:hAnsi="宋体"/>
            <w:sz w:val="18"/>
            <w:szCs w:val="18"/>
            <w:vertAlign w:val="superscript"/>
          </w:rPr>
          <w:t>6</w:t>
        </w:r>
      </w:ins>
      <w:ins w:id="258" w:author="PVC" w:date="2022-07-01T21:09:00Z">
        <w:r w:rsidRPr="00EC09DF">
          <w:rPr>
            <w:rFonts w:ascii="宋体" w:hAnsi="宋体"/>
            <w:sz w:val="18"/>
            <w:szCs w:val="18"/>
            <w:vertAlign w:val="superscript"/>
          </w:rPr>
          <w:t>]</w:t>
        </w:r>
        <w:r w:rsidRPr="00EC09DF">
          <w:rPr>
            <w:rFonts w:ascii="宋体" w:hAnsi="宋体"/>
            <w:sz w:val="18"/>
            <w:szCs w:val="18"/>
          </w:rPr>
          <w:fldChar w:fldCharType="end"/>
        </w:r>
      </w:ins>
    </w:p>
    <w:p w14:paraId="64A76058" w14:textId="11AC3786" w:rsidR="00FE25B9" w:rsidRPr="00EC09DF" w:rsidRDefault="00FE25B9" w:rsidP="00EC09DF">
      <w:pPr>
        <w:ind w:firstLineChars="0" w:firstLine="0"/>
        <w:rPr>
          <w:ins w:id="259" w:author="PVC" w:date="2022-07-01T21:09:00Z"/>
          <w:sz w:val="18"/>
          <w:szCs w:val="18"/>
        </w:rPr>
      </w:pPr>
      <w:ins w:id="260" w:author="PVC" w:date="2022-07-01T21:09:00Z">
        <w:r w:rsidRPr="00EC09DF">
          <w:rPr>
            <w:rFonts w:hint="eastAsia"/>
            <w:sz w:val="18"/>
            <w:szCs w:val="18"/>
          </w:rPr>
          <w:t xml:space="preserve">Fig.1 </w:t>
        </w:r>
      </w:ins>
      <w:ins w:id="261" w:author="PVC" w:date="2022-07-01T21:15:00Z">
        <w:r w:rsidR="00FF5A7B" w:rsidRPr="00EC09DF">
          <w:rPr>
            <w:rFonts w:hint="eastAsia"/>
            <w:sz w:val="18"/>
            <w:szCs w:val="18"/>
          </w:rPr>
          <w:t>Visualization</w:t>
        </w:r>
        <w:r w:rsidR="00FF5A7B" w:rsidRPr="00EC09DF">
          <w:rPr>
            <w:sz w:val="18"/>
            <w:szCs w:val="18"/>
          </w:rPr>
          <w:t xml:space="preserve"> </w:t>
        </w:r>
      </w:ins>
      <w:ins w:id="262" w:author="PVC" w:date="2022-07-01T21:14:00Z">
        <w:r w:rsidR="000B13E9" w:rsidRPr="00EC09DF">
          <w:rPr>
            <w:sz w:val="18"/>
            <w:szCs w:val="18"/>
          </w:rPr>
          <w:t>of the rotor wake</w:t>
        </w:r>
      </w:ins>
      <w:ins w:id="263" w:author="PVC" w:date="2022-07-01T21:15:00Z">
        <w:r w:rsidR="00FF5A7B" w:rsidRPr="00EC09DF">
          <w:rPr>
            <w:sz w:val="18"/>
            <w:szCs w:val="18"/>
          </w:rPr>
          <w:t xml:space="preserve"> </w:t>
        </w:r>
      </w:ins>
      <w:ins w:id="264" w:author="PVC" w:date="2022-07-01T21:16:00Z">
        <w:r w:rsidR="00244FE3" w:rsidRPr="00EC09DF">
          <w:rPr>
            <w:sz w:val="18"/>
            <w:szCs w:val="18"/>
          </w:rPr>
          <w:t>(</w:t>
        </w:r>
      </w:ins>
      <w:ins w:id="265" w:author="PVC" w:date="2022-07-01T21:17:00Z">
        <w:r w:rsidR="00244FE3" w:rsidRPr="00EC09DF">
          <w:rPr>
            <w:sz w:val="18"/>
            <w:szCs w:val="18"/>
          </w:rPr>
          <w:t>blade</w:t>
        </w:r>
        <w:r w:rsidR="007A2056" w:rsidRPr="00EC09DF">
          <w:rPr>
            <w:sz w:val="18"/>
            <w:szCs w:val="18"/>
          </w:rPr>
          <w:t xml:space="preserve"> </w:t>
        </w:r>
      </w:ins>
      <w:ins w:id="266" w:author="PVC" w:date="2022-07-01T21:16:00Z">
        <w:r w:rsidR="00244FE3" w:rsidRPr="00EC09DF">
          <w:rPr>
            <w:sz w:val="18"/>
            <w:szCs w:val="18"/>
          </w:rPr>
          <w:t>t</w:t>
        </w:r>
      </w:ins>
      <w:ins w:id="267" w:author="PVC" w:date="2022-07-01T21:17:00Z">
        <w:r w:rsidR="00244FE3" w:rsidRPr="00EC09DF">
          <w:rPr>
            <w:sz w:val="18"/>
            <w:szCs w:val="18"/>
          </w:rPr>
          <w:t>ip vortices</w:t>
        </w:r>
      </w:ins>
      <w:ins w:id="268" w:author="PVC" w:date="2022-07-01T21:16:00Z">
        <w:r w:rsidR="00244FE3" w:rsidRPr="00EC09DF">
          <w:rPr>
            <w:sz w:val="18"/>
            <w:szCs w:val="18"/>
          </w:rPr>
          <w:t xml:space="preserve">) </w:t>
        </w:r>
      </w:ins>
      <w:ins w:id="269" w:author="PVC" w:date="2022-07-01T21:15:00Z">
        <w:r w:rsidR="00FF5A7B" w:rsidRPr="00EC09DF">
          <w:rPr>
            <w:sz w:val="18"/>
            <w:szCs w:val="18"/>
          </w:rPr>
          <w:t>using stroboscopic illumination</w:t>
        </w:r>
      </w:ins>
      <w:ins w:id="270" w:author="PVC" w:date="2022-07-01T21:09:00Z">
        <w:r w:rsidRPr="00EC09DF">
          <w:rPr>
            <w:sz w:val="18"/>
            <w:szCs w:val="18"/>
          </w:rPr>
          <w:fldChar w:fldCharType="begin"/>
        </w:r>
        <w:r w:rsidRPr="00EC09DF">
          <w:rPr>
            <w:sz w:val="18"/>
            <w:szCs w:val="18"/>
          </w:rPr>
          <w:instrText xml:space="preserve"> ADDIN NE.Ref.{3994F84A-6B6E-4A20-A0E1-54FA487DB6BC}</w:instrText>
        </w:r>
        <w:r w:rsidRPr="00EC09DF">
          <w:rPr>
            <w:sz w:val="18"/>
            <w:szCs w:val="18"/>
          </w:rPr>
          <w:fldChar w:fldCharType="separate"/>
        </w:r>
        <w:r w:rsidRPr="00EC09DF">
          <w:rPr>
            <w:sz w:val="18"/>
            <w:szCs w:val="18"/>
            <w:vertAlign w:val="superscript"/>
          </w:rPr>
          <w:t>[</w:t>
        </w:r>
      </w:ins>
      <w:ins w:id="271" w:author="PVC" w:date="2022-07-01T21:16:00Z">
        <w:r w:rsidR="00420864" w:rsidRPr="00EC09DF">
          <w:rPr>
            <w:sz w:val="18"/>
            <w:szCs w:val="18"/>
            <w:vertAlign w:val="superscript"/>
          </w:rPr>
          <w:t>6</w:t>
        </w:r>
      </w:ins>
      <w:ins w:id="272" w:author="PVC" w:date="2022-07-01T21:09:00Z">
        <w:r w:rsidRPr="00EC09DF">
          <w:rPr>
            <w:sz w:val="18"/>
            <w:szCs w:val="18"/>
            <w:vertAlign w:val="superscript"/>
          </w:rPr>
          <w:t>]</w:t>
        </w:r>
        <w:r w:rsidRPr="00EC09DF">
          <w:rPr>
            <w:sz w:val="18"/>
            <w:szCs w:val="18"/>
          </w:rPr>
          <w:fldChar w:fldCharType="end"/>
        </w:r>
      </w:ins>
    </w:p>
    <w:p w14:paraId="14C6E711" w14:textId="77777777" w:rsidR="00FE25B9" w:rsidRPr="00FE25B9" w:rsidRDefault="00FE25B9" w:rsidP="00EA4E67">
      <w:pPr>
        <w:ind w:firstLine="420"/>
        <w:rPr>
          <w:ins w:id="273" w:author="PVC" w:date="2022-07-01T21:09:00Z"/>
        </w:rPr>
      </w:pPr>
    </w:p>
    <w:p w14:paraId="654A7BF7" w14:textId="49030A88" w:rsidR="002D0820" w:rsidRDefault="006D2FDF" w:rsidP="002D0820">
      <w:pPr>
        <w:ind w:firstLine="420"/>
        <w:rPr>
          <w:ins w:id="274" w:author="PVC" w:date="2022-07-01T18:19:00Z"/>
        </w:rPr>
      </w:pPr>
      <w:ins w:id="275" w:author="PVC" w:date="2022-06-28T15:31:00Z">
        <w:r>
          <w:rPr>
            <w:rFonts w:hint="eastAsia"/>
          </w:rPr>
          <w:t>2007</w:t>
        </w:r>
        <w:r>
          <w:rPr>
            <w:rFonts w:hint="eastAsia"/>
          </w:rPr>
          <w:t>年，邓彦敏等</w:t>
        </w:r>
        <w:r>
          <w:fldChar w:fldCharType="begin"/>
        </w:r>
      </w:ins>
      <w:r w:rsidR="00840FFD">
        <w:instrText xml:space="preserve"> ADDIN NE.Ref.{4CB9BB63-9B0A-42E3-8CCF-7B1C7110D53E}</w:instrText>
      </w:r>
      <w:ins w:id="276" w:author="PVC" w:date="2022-06-28T15:31:00Z">
        <w:r>
          <w:fldChar w:fldCharType="separate"/>
        </w:r>
      </w:ins>
      <w:r w:rsidR="00840FFD">
        <w:rPr>
          <w:color w:val="000000"/>
          <w:kern w:val="0"/>
          <w:szCs w:val="21"/>
          <w:vertAlign w:val="superscript"/>
        </w:rPr>
        <w:t>[9</w:t>
      </w:r>
      <w:r w:rsidR="004177F8">
        <w:rPr>
          <w:color w:val="000000"/>
          <w:kern w:val="0"/>
          <w:szCs w:val="21"/>
          <w:vertAlign w:val="superscript"/>
        </w:rPr>
        <w:t>-</w:t>
      </w:r>
      <w:r w:rsidR="00840FFD">
        <w:rPr>
          <w:color w:val="000000"/>
          <w:kern w:val="0"/>
          <w:szCs w:val="21"/>
          <w:vertAlign w:val="superscript"/>
        </w:rPr>
        <w:t>10]</w:t>
      </w:r>
      <w:ins w:id="277" w:author="PVC" w:date="2022-06-28T15:31:00Z">
        <w:r>
          <w:fldChar w:fldCharType="end"/>
        </w:r>
        <w:r>
          <w:rPr>
            <w:rFonts w:hint="eastAsia"/>
          </w:rPr>
          <w:t>采用二维</w:t>
        </w:r>
        <w:r>
          <w:rPr>
            <w:rFonts w:hint="eastAsia"/>
          </w:rPr>
          <w:t>PIV</w:t>
        </w:r>
      </w:ins>
      <w:ins w:id="278" w:author="PVC" w:date="2022-07-01T18:23:00Z">
        <w:r w:rsidR="00CD1037">
          <w:rPr>
            <w:rFonts w:hint="eastAsia"/>
          </w:rPr>
          <w:t>技术</w:t>
        </w:r>
      </w:ins>
      <w:ins w:id="279" w:author="PVC" w:date="2022-06-28T15:31:00Z">
        <w:r>
          <w:rPr>
            <w:rFonts w:hint="eastAsia"/>
          </w:rPr>
          <w:t>，在水洞中对共轴式双旋翼</w:t>
        </w:r>
      </w:ins>
      <w:ins w:id="280" w:author="PVC" w:date="2022-07-01T18:24:00Z">
        <w:r w:rsidR="009E567E">
          <w:rPr>
            <w:rFonts w:hint="eastAsia"/>
          </w:rPr>
          <w:t>（如图</w:t>
        </w:r>
        <w:r w:rsidR="009E567E">
          <w:rPr>
            <w:rFonts w:hint="eastAsia"/>
          </w:rPr>
          <w:t>2</w:t>
        </w:r>
        <w:r w:rsidR="009E567E">
          <w:rPr>
            <w:rFonts w:hint="eastAsia"/>
          </w:rPr>
          <w:t>所示）</w:t>
        </w:r>
      </w:ins>
      <w:ins w:id="281" w:author="PVC" w:date="2022-06-28T15:31:00Z">
        <w:r>
          <w:rPr>
            <w:rFonts w:hint="eastAsia"/>
          </w:rPr>
          <w:t>悬停及不同前飞速度下的流场进行了测量，并对上下两副旋翼的气动干扰特性作了定量研究。该</w:t>
        </w:r>
      </w:ins>
      <w:ins w:id="282" w:author="PVC" w:date="2022-06-28T20:08:00Z">
        <w:r w:rsidR="009A72F4">
          <w:rPr>
            <w:rFonts w:hint="eastAsia"/>
          </w:rPr>
          <w:t>试验</w:t>
        </w:r>
      </w:ins>
      <w:ins w:id="283" w:author="PVC" w:date="2022-06-28T15:31:00Z">
        <w:r>
          <w:rPr>
            <w:rFonts w:hint="eastAsia"/>
          </w:rPr>
          <w:t>测量了流场的瞬时涡量和速度分布、桨尖涡结构和脱落轨迹、尾迹边界等。测量结果显示，共轴双旋翼悬停流场由上旋翼所主导；与单旋翼相比，双旋翼的尾迹结构更加不稳定。</w:t>
        </w:r>
      </w:ins>
    </w:p>
    <w:p w14:paraId="7582AD16" w14:textId="77777777" w:rsidR="002D0820" w:rsidRDefault="002D0820" w:rsidP="002D0820">
      <w:pPr>
        <w:keepNext/>
        <w:ind w:firstLineChars="0" w:firstLine="0"/>
        <w:rPr>
          <w:ins w:id="284" w:author="PVC" w:date="2022-07-01T18:19:00Z"/>
        </w:rPr>
      </w:pPr>
      <w:ins w:id="285" w:author="PVC" w:date="2022-07-01T18:19:00Z">
        <w:r>
          <w:rPr>
            <w:rFonts w:hint="eastAsia"/>
            <w:noProof/>
          </w:rPr>
          <w:lastRenderedPageBreak/>
          <w:drawing>
            <wp:inline distT="0" distB="0" distL="0" distR="0" wp14:anchorId="6B420273" wp14:editId="5E64EE09">
              <wp:extent cx="2455817" cy="18700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adow.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2466367" cy="1878059"/>
                      </a:xfrm>
                      <a:prstGeom prst="rect">
                        <a:avLst/>
                      </a:prstGeom>
                    </pic:spPr>
                  </pic:pic>
                </a:graphicData>
              </a:graphic>
            </wp:inline>
          </w:drawing>
        </w:r>
      </w:ins>
    </w:p>
    <w:p w14:paraId="31371696" w14:textId="346F0757" w:rsidR="002D0820" w:rsidRPr="00DD1738" w:rsidRDefault="002D0820" w:rsidP="00DD1738">
      <w:pPr>
        <w:ind w:firstLineChars="0" w:firstLine="0"/>
        <w:rPr>
          <w:ins w:id="286" w:author="PVC" w:date="2022-07-01T18:19:00Z"/>
          <w:rFonts w:ascii="宋体" w:hAnsi="宋体"/>
          <w:sz w:val="18"/>
          <w:szCs w:val="21"/>
        </w:rPr>
      </w:pPr>
      <w:ins w:id="287" w:author="PVC" w:date="2022-07-01T18:19:00Z">
        <w:r w:rsidRPr="00DD1738">
          <w:rPr>
            <w:rFonts w:ascii="宋体" w:hAnsi="宋体" w:hint="eastAsia"/>
            <w:sz w:val="18"/>
            <w:szCs w:val="21"/>
          </w:rPr>
          <w:t>图</w:t>
        </w:r>
      </w:ins>
      <w:ins w:id="288" w:author="PVC" w:date="2022-07-01T18:20:00Z">
        <w:r w:rsidR="00C35288" w:rsidRPr="00DD1738">
          <w:rPr>
            <w:rFonts w:ascii="宋体" w:hAnsi="宋体"/>
            <w:sz w:val="18"/>
            <w:szCs w:val="21"/>
          </w:rPr>
          <w:t>2</w:t>
        </w:r>
      </w:ins>
      <w:ins w:id="289" w:author="PVC" w:date="2022-07-01T18:19:00Z">
        <w:r w:rsidRPr="00DD1738">
          <w:rPr>
            <w:rFonts w:ascii="宋体" w:hAnsi="宋体" w:hint="eastAsia"/>
            <w:sz w:val="18"/>
            <w:szCs w:val="21"/>
          </w:rPr>
          <w:t xml:space="preserve"> </w:t>
        </w:r>
      </w:ins>
      <w:ins w:id="290" w:author="PVC" w:date="2022-07-01T18:20:00Z">
        <w:r w:rsidR="00235A04" w:rsidRPr="00DD1738">
          <w:rPr>
            <w:rFonts w:ascii="宋体" w:hAnsi="宋体" w:hint="eastAsia"/>
            <w:sz w:val="18"/>
            <w:szCs w:val="21"/>
          </w:rPr>
          <w:t>共轴双旋翼水洞PIV试验装置示意图</w:t>
        </w:r>
      </w:ins>
      <w:ins w:id="291" w:author="PVC" w:date="2022-07-01T18:19:00Z">
        <w:r w:rsidRPr="00DD1738">
          <w:rPr>
            <w:rFonts w:ascii="宋体" w:hAnsi="宋体"/>
            <w:sz w:val="18"/>
            <w:szCs w:val="21"/>
          </w:rPr>
          <w:fldChar w:fldCharType="begin"/>
        </w:r>
        <w:r w:rsidRPr="00DD1738">
          <w:rPr>
            <w:rFonts w:ascii="宋体" w:hAnsi="宋体"/>
            <w:sz w:val="18"/>
            <w:szCs w:val="21"/>
          </w:rPr>
          <w:instrText xml:space="preserve"> ADDIN NE.Ref.{3994F84A-6B6E-4A20-A0E1-54FA487DB6BC}</w:instrText>
        </w:r>
        <w:r w:rsidRPr="00DD1738">
          <w:rPr>
            <w:rFonts w:ascii="宋体" w:hAnsi="宋体"/>
            <w:sz w:val="18"/>
            <w:szCs w:val="21"/>
          </w:rPr>
          <w:fldChar w:fldCharType="separate"/>
        </w:r>
        <w:r w:rsidRPr="00DD1738">
          <w:rPr>
            <w:rFonts w:ascii="宋体" w:hAnsi="宋体"/>
            <w:sz w:val="18"/>
            <w:szCs w:val="21"/>
            <w:vertAlign w:val="superscript"/>
          </w:rPr>
          <w:t>[</w:t>
        </w:r>
      </w:ins>
      <w:ins w:id="292" w:author="PVC" w:date="2022-07-01T18:20:00Z">
        <w:r w:rsidR="00C35288" w:rsidRPr="00DD1738">
          <w:rPr>
            <w:rFonts w:ascii="宋体" w:hAnsi="宋体"/>
            <w:sz w:val="18"/>
            <w:szCs w:val="21"/>
            <w:vertAlign w:val="superscript"/>
          </w:rPr>
          <w:t>9</w:t>
        </w:r>
      </w:ins>
      <w:ins w:id="293" w:author="PVC" w:date="2022-07-01T18:19:00Z">
        <w:r w:rsidRPr="00DD1738">
          <w:rPr>
            <w:rFonts w:ascii="宋体" w:hAnsi="宋体"/>
            <w:sz w:val="18"/>
            <w:szCs w:val="21"/>
            <w:vertAlign w:val="superscript"/>
          </w:rPr>
          <w:t>]</w:t>
        </w:r>
        <w:r w:rsidRPr="00DD1738">
          <w:rPr>
            <w:rFonts w:ascii="宋体" w:hAnsi="宋体"/>
            <w:sz w:val="18"/>
            <w:szCs w:val="21"/>
          </w:rPr>
          <w:fldChar w:fldCharType="end"/>
        </w:r>
      </w:ins>
    </w:p>
    <w:p w14:paraId="084F7326" w14:textId="53CFCC56" w:rsidR="006D2FDF" w:rsidRPr="002D0820" w:rsidRDefault="002D0820" w:rsidP="006204E8">
      <w:pPr>
        <w:ind w:firstLineChars="0" w:firstLine="0"/>
        <w:rPr>
          <w:ins w:id="294" w:author="PVC" w:date="2022-07-01T18:19:00Z"/>
          <w:sz w:val="18"/>
          <w:szCs w:val="18"/>
        </w:rPr>
      </w:pPr>
      <w:ins w:id="295" w:author="PVC" w:date="2022-07-01T18:19:00Z">
        <w:r w:rsidRPr="0066781C">
          <w:rPr>
            <w:rFonts w:hint="eastAsia"/>
            <w:sz w:val="18"/>
            <w:szCs w:val="18"/>
          </w:rPr>
          <w:t>Fig.</w:t>
        </w:r>
      </w:ins>
      <w:ins w:id="296" w:author="PVC" w:date="2022-07-01T18:20:00Z">
        <w:r w:rsidR="008E3AE7">
          <w:rPr>
            <w:sz w:val="18"/>
            <w:szCs w:val="18"/>
          </w:rPr>
          <w:t>2</w:t>
        </w:r>
      </w:ins>
      <w:ins w:id="297" w:author="PVC" w:date="2022-07-01T18:19:00Z">
        <w:r w:rsidRPr="0066781C">
          <w:rPr>
            <w:rFonts w:hint="eastAsia"/>
            <w:sz w:val="18"/>
            <w:szCs w:val="18"/>
          </w:rPr>
          <w:t xml:space="preserve"> </w:t>
        </w:r>
      </w:ins>
      <w:ins w:id="298" w:author="PVC" w:date="2022-07-01T18:21:00Z">
        <w:r w:rsidR="00CD2CC5">
          <w:rPr>
            <w:rFonts w:hint="eastAsia"/>
            <w:sz w:val="18"/>
            <w:szCs w:val="18"/>
          </w:rPr>
          <w:t>A</w:t>
        </w:r>
        <w:r w:rsidR="00CD2CC5">
          <w:rPr>
            <w:sz w:val="18"/>
            <w:szCs w:val="18"/>
          </w:rPr>
          <w:t xml:space="preserve"> </w:t>
        </w:r>
        <w:r w:rsidR="00CD2CC5">
          <w:rPr>
            <w:rFonts w:hint="eastAsia"/>
            <w:sz w:val="18"/>
            <w:szCs w:val="18"/>
          </w:rPr>
          <w:t>s</w:t>
        </w:r>
        <w:r w:rsidR="00CD2CC5" w:rsidRPr="00CD2CC5">
          <w:rPr>
            <w:sz w:val="18"/>
            <w:szCs w:val="18"/>
          </w:rPr>
          <w:t>chematic diagram of the coaxial twin-rotor water tunnel PIV test device</w:t>
        </w:r>
      </w:ins>
      <w:ins w:id="299" w:author="PVC" w:date="2022-07-01T18:37:00Z">
        <w:r w:rsidR="00B475D4" w:rsidRPr="00B475D4">
          <w:rPr>
            <w:sz w:val="18"/>
            <w:szCs w:val="18"/>
          </w:rPr>
          <w:fldChar w:fldCharType="begin"/>
        </w:r>
        <w:r w:rsidR="00B475D4" w:rsidRPr="00B475D4">
          <w:rPr>
            <w:sz w:val="18"/>
            <w:szCs w:val="18"/>
          </w:rPr>
          <w:instrText xml:space="preserve"> ADDIN NE.Ref.{3994F84A-6B6E-4A20-A0E1-54FA487DB6BC}</w:instrText>
        </w:r>
        <w:r w:rsidR="00B475D4" w:rsidRPr="00B475D4">
          <w:rPr>
            <w:sz w:val="18"/>
            <w:szCs w:val="18"/>
          </w:rPr>
          <w:fldChar w:fldCharType="separate"/>
        </w:r>
        <w:r w:rsidR="00B475D4" w:rsidRPr="00B475D4">
          <w:rPr>
            <w:sz w:val="18"/>
            <w:szCs w:val="18"/>
            <w:vertAlign w:val="superscript"/>
          </w:rPr>
          <w:t>[9]</w:t>
        </w:r>
        <w:r w:rsidR="00B475D4" w:rsidRPr="00B475D4">
          <w:rPr>
            <w:sz w:val="18"/>
            <w:szCs w:val="18"/>
          </w:rPr>
          <w:fldChar w:fldCharType="end"/>
        </w:r>
      </w:ins>
    </w:p>
    <w:p w14:paraId="0CAF8214" w14:textId="77777777" w:rsidR="002D0820" w:rsidRPr="00CD2CC5" w:rsidRDefault="002D0820" w:rsidP="009D07A1">
      <w:pPr>
        <w:ind w:firstLine="420"/>
        <w:rPr>
          <w:ins w:id="300" w:author="PVC" w:date="2022-06-28T15:31:00Z"/>
        </w:rPr>
      </w:pPr>
    </w:p>
    <w:p w14:paraId="1FD4559C" w14:textId="56996058" w:rsidR="00336F57" w:rsidRPr="00336F57" w:rsidRDefault="006D2FDF">
      <w:pPr>
        <w:ind w:firstLine="420"/>
        <w:rPr>
          <w:ins w:id="301" w:author="PVC" w:date="2022-06-28T15:31:00Z"/>
        </w:rPr>
        <w:pPrChange w:id="302" w:author="PVC" w:date="2022-07-01T18:19:00Z">
          <w:pPr>
            <w:ind w:firstLineChars="0" w:firstLine="0"/>
          </w:pPr>
        </w:pPrChange>
      </w:pPr>
      <w:ins w:id="303" w:author="PVC" w:date="2022-06-28T15:31:00Z">
        <w:r>
          <w:rPr>
            <w:rFonts w:hint="eastAsia"/>
          </w:rPr>
          <w:t>以上定量</w:t>
        </w:r>
      </w:ins>
      <w:ins w:id="304" w:author="PVC" w:date="2022-06-28T20:08:00Z">
        <w:r w:rsidR="009A72F4">
          <w:rPr>
            <w:rFonts w:hint="eastAsia"/>
          </w:rPr>
          <w:t>试验</w:t>
        </w:r>
      </w:ins>
      <w:ins w:id="305" w:author="PVC" w:date="2022-06-28T15:31:00Z">
        <w:r>
          <w:rPr>
            <w:rFonts w:hint="eastAsia"/>
          </w:rPr>
          <w:t>结果，为旋翼气动设计提供了重要参考信息，也为验证分析模型和计算方法提供了参照对象。</w:t>
        </w:r>
      </w:ins>
    </w:p>
    <w:p w14:paraId="271DD70E" w14:textId="77777777" w:rsidR="006D2FDF" w:rsidRDefault="00FD21FA" w:rsidP="008E047A">
      <w:pPr>
        <w:pStyle w:val="3"/>
        <w:numPr>
          <w:ilvl w:val="1"/>
          <w:numId w:val="3"/>
        </w:numPr>
        <w:spacing w:beforeLines="50" w:before="156" w:afterLines="50" w:after="156" w:line="240" w:lineRule="auto"/>
        <w:jc w:val="left"/>
        <w:rPr>
          <w:ins w:id="306" w:author="PVC" w:date="2022-06-28T15:31:00Z"/>
        </w:rPr>
      </w:pPr>
      <w:ins w:id="307" w:author="PVC" w:date="2022-06-29T02:14:00Z">
        <w:r>
          <w:rPr>
            <w:rFonts w:hint="eastAsia"/>
          </w:rPr>
          <w:t>尾迹</w:t>
        </w:r>
      </w:ins>
      <w:ins w:id="308" w:author="PVC" w:date="2022-06-28T15:31:00Z">
        <w:r w:rsidR="006D2FDF" w:rsidRPr="001259B8">
          <w:rPr>
            <w:rFonts w:hint="eastAsia"/>
          </w:rPr>
          <w:t>模型</w:t>
        </w:r>
      </w:ins>
    </w:p>
    <w:p w14:paraId="3ECFF4C0" w14:textId="77777777" w:rsidR="006D2FDF" w:rsidRDefault="006D2FDF" w:rsidP="009D07A1">
      <w:pPr>
        <w:ind w:firstLine="420"/>
        <w:rPr>
          <w:ins w:id="309" w:author="PVC" w:date="2022-06-28T15:31:00Z"/>
        </w:rPr>
      </w:pPr>
      <w:ins w:id="310" w:author="PVC" w:date="2022-06-28T15:31:00Z">
        <w:r>
          <w:rPr>
            <w:rFonts w:hint="eastAsia"/>
          </w:rPr>
          <w:t>尾迹模型是用于描述旋翼尾迹中涡量空间分布情况的物理模型，在一些文献中也用来指代该物理模型所对应的数值计算方法。该模型的基本思想是用直线或曲线涡元对涡量场进行离散，通过研究涡线单元的运动和演化来描述涡量场，属于连续介质力学中的拉格朗日观点（质点系观点）</w:t>
        </w:r>
        <w:r>
          <w:fldChar w:fldCharType="begin"/>
        </w:r>
      </w:ins>
      <w:r w:rsidR="00840FFD">
        <w:instrText xml:space="preserve"> ADDIN NE.Ref.{950AE0AF-531E-4036-8880-61468D16354A}</w:instrText>
      </w:r>
      <w:ins w:id="311" w:author="PVC" w:date="2022-06-28T15:31:00Z">
        <w:r>
          <w:fldChar w:fldCharType="separate"/>
        </w:r>
      </w:ins>
      <w:r w:rsidR="00840FFD">
        <w:rPr>
          <w:color w:val="000000"/>
          <w:kern w:val="0"/>
          <w:szCs w:val="21"/>
          <w:vertAlign w:val="superscript"/>
        </w:rPr>
        <w:t>[11]</w:t>
      </w:r>
      <w:ins w:id="312" w:author="PVC" w:date="2022-06-28T15:31:00Z">
        <w:r>
          <w:fldChar w:fldCharType="end"/>
        </w:r>
        <w:r>
          <w:rPr>
            <w:rFonts w:hint="eastAsia"/>
          </w:rPr>
          <w:t>。得到涡量场后，再利用</w:t>
        </w:r>
        <w:proofErr w:type="spellStart"/>
        <w:r w:rsidRPr="00C1586C">
          <w:t>Biot</w:t>
        </w:r>
        <w:proofErr w:type="spellEnd"/>
        <w:r w:rsidRPr="00C1586C">
          <w:t>–Savart</w:t>
        </w:r>
        <w:r>
          <w:rPr>
            <w:rFonts w:hint="eastAsia"/>
          </w:rPr>
          <w:t>定律对涡量场进行积分，从而得到诱导速度场。从发展历程来看，尾迹模型经历了刚性尾迹，预定尾迹和自由尾迹三个阶段。</w:t>
        </w:r>
      </w:ins>
    </w:p>
    <w:p w14:paraId="4AED3A39" w14:textId="77777777" w:rsidR="006D2FDF" w:rsidRDefault="006D2FDF" w:rsidP="009D07A1">
      <w:pPr>
        <w:ind w:firstLine="420"/>
        <w:rPr>
          <w:ins w:id="313" w:author="PVC" w:date="2022-06-28T15:31:00Z"/>
        </w:rPr>
      </w:pPr>
      <w:ins w:id="314" w:author="PVC" w:date="2022-06-28T15:31:00Z">
        <w:r>
          <w:rPr>
            <w:rFonts w:hint="eastAsia"/>
          </w:rPr>
          <w:t>刚性尾迹（</w:t>
        </w:r>
        <w:r>
          <w:t>r</w:t>
        </w:r>
        <w:r>
          <w:rPr>
            <w:rFonts w:hint="eastAsia"/>
          </w:rPr>
          <w:t xml:space="preserve">igid </w:t>
        </w:r>
        <w:r>
          <w:t>w</w:t>
        </w:r>
        <w:r>
          <w:rPr>
            <w:rFonts w:hint="eastAsia"/>
          </w:rPr>
          <w:t>ake</w:t>
        </w:r>
        <w:r>
          <w:rPr>
            <w:rFonts w:hint="eastAsia"/>
          </w:rPr>
          <w:t>）模型假设旋翼尾迹中的涡量集中分布在以桨盘为底面的直圆柱面或斜圆柱面上，或集中分布在从桨尖拖出的螺旋线上。此模型中，涡系的几何形状只受自由来流和平均入流的驱动，不因涡系自诱导和互诱导而发生变形。由于刚性尾迹的几何形状简单，经过一些数学推导，有时可以得出初等函数、特殊函数或级数形式的解。虽然根据刚性尾迹模型得出的解析形式的解能够快速给出计算结果，但其所假设的尾迹几何结构与实际情况相差较大。尤其是在大机动、贴地飞行等条件下，尾迹畸变严重，刚性尾迹模型不再适用。目前，刚性尾迹模型只被用于对实时性要求极高的飞</w:t>
        </w:r>
        <w:r>
          <w:rPr>
            <w:rFonts w:hint="eastAsia"/>
          </w:rPr>
          <w:t>行仿真程序，或用于为自由尾迹模型、</w:t>
        </w:r>
        <w:r>
          <w:rPr>
            <w:rFonts w:hint="eastAsia"/>
          </w:rPr>
          <w:t>CFD</w:t>
        </w:r>
        <w:r>
          <w:rPr>
            <w:rFonts w:hint="eastAsia"/>
          </w:rPr>
          <w:t>求解器提供迭代初值。</w:t>
        </w:r>
      </w:ins>
    </w:p>
    <w:p w14:paraId="09DF79B2" w14:textId="77777777" w:rsidR="006D2FDF" w:rsidRDefault="006D2FDF" w:rsidP="009D07A1">
      <w:pPr>
        <w:ind w:firstLine="420"/>
        <w:rPr>
          <w:ins w:id="315" w:author="PVC" w:date="2022-06-28T15:31:00Z"/>
        </w:rPr>
      </w:pPr>
      <w:ins w:id="316" w:author="PVC" w:date="2022-06-28T15:31:00Z">
        <w:r>
          <w:rPr>
            <w:rFonts w:hint="eastAsia"/>
          </w:rPr>
          <w:t>预定尾迹（</w:t>
        </w:r>
        <w:r>
          <w:t>p</w:t>
        </w:r>
        <w:r>
          <w:rPr>
            <w:rFonts w:hint="eastAsia"/>
          </w:rPr>
          <w:t xml:space="preserve">rescribed </w:t>
        </w:r>
        <w:r>
          <w:t>w</w:t>
        </w:r>
        <w:r>
          <w:rPr>
            <w:rFonts w:hint="eastAsia"/>
          </w:rPr>
          <w:t>ake</w:t>
        </w:r>
        <w:r>
          <w:rPr>
            <w:rFonts w:hint="eastAsia"/>
          </w:rPr>
          <w:t>）模型在刚性尾迹模型的基础上，根据一些特殊旋翼在特殊状态下的</w:t>
        </w:r>
      </w:ins>
      <w:ins w:id="317" w:author="PVC" w:date="2022-06-28T20:08:00Z">
        <w:r w:rsidR="009A72F4">
          <w:rPr>
            <w:rFonts w:hint="eastAsia"/>
          </w:rPr>
          <w:t>试验</w:t>
        </w:r>
      </w:ins>
      <w:ins w:id="318" w:author="PVC" w:date="2022-06-28T15:31:00Z">
        <w:r>
          <w:rPr>
            <w:rFonts w:hint="eastAsia"/>
          </w:rPr>
          <w:t>结果，引入一些参数对刚性尾迹的几何形状进行修正。</w:t>
        </w:r>
        <w:r>
          <w:rPr>
            <w:rFonts w:hint="eastAsia"/>
          </w:rPr>
          <w:t>1971</w:t>
        </w:r>
        <w:r>
          <w:rPr>
            <w:rFonts w:hint="eastAsia"/>
          </w:rPr>
          <w:t>年，</w:t>
        </w:r>
        <w:proofErr w:type="spellStart"/>
        <w:r>
          <w:rPr>
            <w:rFonts w:hint="eastAsia"/>
          </w:rPr>
          <w:t>Landgrebe</w:t>
        </w:r>
        <w:proofErr w:type="spellEnd"/>
        <w:r>
          <w:fldChar w:fldCharType="begin"/>
        </w:r>
      </w:ins>
      <w:r w:rsidR="00840FFD">
        <w:instrText xml:space="preserve"> ADDIN NE.Ref.{DF87C10B-8745-49E7-BFE4-4852647F704A}</w:instrText>
      </w:r>
      <w:ins w:id="319" w:author="PVC" w:date="2022-06-28T15:31:00Z">
        <w:r>
          <w:fldChar w:fldCharType="separate"/>
        </w:r>
      </w:ins>
      <w:r w:rsidR="00840FFD">
        <w:rPr>
          <w:color w:val="000000"/>
          <w:kern w:val="0"/>
          <w:szCs w:val="21"/>
          <w:vertAlign w:val="superscript"/>
        </w:rPr>
        <w:t>[12]</w:t>
      </w:r>
      <w:ins w:id="320" w:author="PVC" w:date="2022-06-28T15:31:00Z">
        <w:r>
          <w:fldChar w:fldCharType="end"/>
        </w:r>
        <w:r>
          <w:rPr>
            <w:rFonts w:hint="eastAsia"/>
          </w:rPr>
          <w:t>通过水洞试验，提出了一种半经验的旋翼尾迹模型。但该模型的适用性严重依赖于根据个别</w:t>
        </w:r>
      </w:ins>
      <w:ins w:id="321" w:author="PVC" w:date="2022-06-28T20:08:00Z">
        <w:r w:rsidR="009A72F4">
          <w:rPr>
            <w:rFonts w:hint="eastAsia"/>
          </w:rPr>
          <w:t>试验</w:t>
        </w:r>
      </w:ins>
      <w:ins w:id="322" w:author="PVC" w:date="2022-06-28T15:31:00Z">
        <w:r>
          <w:rPr>
            <w:rFonts w:hint="eastAsia"/>
          </w:rPr>
          <w:t>确定的经验参数，普适性较差，并没有从根本上解决刚性尾迹模型无法准确描述尾迹几何结构的问题。</w:t>
        </w:r>
      </w:ins>
    </w:p>
    <w:p w14:paraId="5D4C6519" w14:textId="77777777" w:rsidR="006D2FDF" w:rsidRDefault="006D2FDF" w:rsidP="00EA4E67">
      <w:pPr>
        <w:ind w:firstLine="420"/>
        <w:rPr>
          <w:ins w:id="323" w:author="PVC" w:date="2022-06-28T15:31:00Z"/>
        </w:rPr>
      </w:pPr>
      <w:ins w:id="324" w:author="PVC" w:date="2022-06-28T15:31:00Z">
        <w:r>
          <w:rPr>
            <w:rFonts w:hint="eastAsia"/>
          </w:rPr>
          <w:t>自由尾迹（</w:t>
        </w:r>
        <w:r>
          <w:t>f</w:t>
        </w:r>
        <w:r>
          <w:rPr>
            <w:rFonts w:hint="eastAsia"/>
          </w:rPr>
          <w:t xml:space="preserve">ree </w:t>
        </w:r>
        <w:r>
          <w:t>w</w:t>
        </w:r>
        <w:r>
          <w:rPr>
            <w:rFonts w:hint="eastAsia"/>
          </w:rPr>
          <w:t>ake</w:t>
        </w:r>
        <w:r>
          <w:rPr>
            <w:rFonts w:hint="eastAsia"/>
          </w:rPr>
          <w:t>）模型允许涡元像流体微团一样在流场中自由运动。这里的“自由”是指</w:t>
        </w:r>
      </w:ins>
      <w:ins w:id="325" w:author="PVC" w:date="2022-06-29T15:14:00Z">
        <w:r w:rsidR="00494127">
          <w:rPr>
            <w:rFonts w:hint="eastAsia"/>
          </w:rPr>
          <w:t>：</w:t>
        </w:r>
      </w:ins>
      <w:ins w:id="326" w:author="PVC" w:date="2022-06-28T15:31:00Z">
        <w:r>
          <w:rPr>
            <w:rFonts w:hint="eastAsia"/>
          </w:rPr>
          <w:t>相对于刚性尾迹和预定尾迹，自由尾迹不再对尾迹几何结构进行限制，涡元（流体微团）的运动仍然受流体力学基本原理支配。该模型所依据的“涡元像流体微团一样在流场中自由运动”，实际上是</w:t>
        </w:r>
        <w:r>
          <w:rPr>
            <w:rFonts w:hint="eastAsia"/>
          </w:rPr>
          <w:t>Kelvin</w:t>
        </w:r>
        <w:r>
          <w:rPr>
            <w:rFonts w:hint="eastAsia"/>
          </w:rPr>
          <w:t>定理应用到理想流体时的一个推论，因而自由尾迹模型的成立条件是流体无黏、正压且外力有势。在旋翼尾迹问题中，外力（重力）可以忽略，流体（空气）满足正压条件，但黏性通常不可忽略，为此需引入黏性涡核模型</w:t>
        </w:r>
        <w:r>
          <w:fldChar w:fldCharType="begin"/>
        </w:r>
      </w:ins>
      <w:r w:rsidR="00840FFD">
        <w:instrText xml:space="preserve"> ADDIN NE.Ref.{63060FEE-14D3-4B91-8114-99E7C3E5A1AC}</w:instrText>
      </w:r>
      <w:ins w:id="327" w:author="PVC" w:date="2022-06-28T15:31:00Z">
        <w:r>
          <w:fldChar w:fldCharType="separate"/>
        </w:r>
      </w:ins>
      <w:r w:rsidR="00840FFD">
        <w:rPr>
          <w:color w:val="000000"/>
          <w:kern w:val="0"/>
          <w:szCs w:val="21"/>
          <w:vertAlign w:val="superscript"/>
        </w:rPr>
        <w:t>[13]</w:t>
      </w:r>
      <w:ins w:id="328" w:author="PVC" w:date="2022-06-28T15:31:00Z">
        <w:r>
          <w:fldChar w:fldCharType="end"/>
        </w:r>
        <w:r>
          <w:rPr>
            <w:rFonts w:hint="eastAsia"/>
          </w:rPr>
          <w:t>进行修正。该模型可进一步分有限涡核模型和涡核演化模型两部分。简单的集中涡线模型存在奇异性，为消除这种奇异性，通常以一个截面半径为有限值的涡管代替截面半径为零的集中涡线。在有限涡核模型的基础上，令涡核半径随涡龄的增长而变大，以此来体现空气粘性引起的涡量耗散效应，涡核以外的流体则认为是无粘的。早期的，如</w:t>
        </w:r>
        <w:r>
          <w:rPr>
            <w:rFonts w:hint="eastAsia"/>
          </w:rPr>
          <w:t>Scully</w:t>
        </w:r>
        <w:r>
          <w:rPr>
            <w:rFonts w:hint="eastAsia"/>
          </w:rPr>
          <w:t>在</w:t>
        </w:r>
        <w:r>
          <w:rPr>
            <w:rFonts w:hint="eastAsia"/>
          </w:rPr>
          <w:t>1967</w:t>
        </w:r>
        <w:r>
          <w:rPr>
            <w:rFonts w:hint="eastAsia"/>
          </w:rPr>
          <w:t>年</w:t>
        </w:r>
        <w:r>
          <w:fldChar w:fldCharType="begin"/>
        </w:r>
      </w:ins>
      <w:r w:rsidR="00840FFD">
        <w:instrText xml:space="preserve"> ADDIN NE.Ref.{C55EDFF6-DC8A-4EF1-AF38-A5FD7D77A094}</w:instrText>
      </w:r>
      <w:ins w:id="329" w:author="PVC" w:date="2022-06-28T15:31:00Z">
        <w:r>
          <w:fldChar w:fldCharType="separate"/>
        </w:r>
      </w:ins>
      <w:r w:rsidR="00840FFD">
        <w:rPr>
          <w:color w:val="000000"/>
          <w:kern w:val="0"/>
          <w:szCs w:val="21"/>
          <w:vertAlign w:val="superscript"/>
        </w:rPr>
        <w:t>[14</w:t>
      </w:r>
      <w:r w:rsidR="00D047B3">
        <w:rPr>
          <w:color w:val="000000"/>
          <w:kern w:val="0"/>
          <w:szCs w:val="21"/>
          <w:vertAlign w:val="superscript"/>
        </w:rPr>
        <w:t>-</w:t>
      </w:r>
      <w:r w:rsidR="00840FFD">
        <w:rPr>
          <w:color w:val="000000"/>
          <w:kern w:val="0"/>
          <w:szCs w:val="21"/>
          <w:vertAlign w:val="superscript"/>
        </w:rPr>
        <w:t>15]</w:t>
      </w:r>
      <w:ins w:id="330" w:author="PVC" w:date="2022-06-28T15:31:00Z">
        <w:r>
          <w:fldChar w:fldCharType="end"/>
        </w:r>
        <w:r>
          <w:rPr>
            <w:rFonts w:hint="eastAsia"/>
          </w:rPr>
          <w:t>、</w:t>
        </w:r>
        <w:proofErr w:type="spellStart"/>
        <w:r>
          <w:rPr>
            <w:rFonts w:hint="eastAsia"/>
          </w:rPr>
          <w:t>Landgrebe</w:t>
        </w:r>
        <w:proofErr w:type="spellEnd"/>
        <w:r>
          <w:rPr>
            <w:rFonts w:hint="eastAsia"/>
          </w:rPr>
          <w:t>在</w:t>
        </w:r>
        <w:r>
          <w:rPr>
            <w:rFonts w:hint="eastAsia"/>
          </w:rPr>
          <w:t>1969</w:t>
        </w:r>
        <w:r>
          <w:rPr>
            <w:rFonts w:hint="eastAsia"/>
          </w:rPr>
          <w:t>年</w:t>
        </w:r>
        <w:r>
          <w:fldChar w:fldCharType="begin"/>
        </w:r>
      </w:ins>
      <w:r w:rsidR="00840FFD">
        <w:instrText xml:space="preserve"> ADDIN NE.Ref.{C8566BBF-3771-442F-BDE1-09FF642B1337}</w:instrText>
      </w:r>
      <w:ins w:id="331" w:author="PVC" w:date="2022-06-28T15:31:00Z">
        <w:r>
          <w:fldChar w:fldCharType="separate"/>
        </w:r>
      </w:ins>
      <w:r w:rsidR="00840FFD">
        <w:rPr>
          <w:color w:val="000000"/>
          <w:kern w:val="0"/>
          <w:szCs w:val="21"/>
          <w:vertAlign w:val="superscript"/>
        </w:rPr>
        <w:t>[16]</w:t>
      </w:r>
      <w:ins w:id="332" w:author="PVC" w:date="2022-06-28T15:31:00Z">
        <w:r>
          <w:fldChar w:fldCharType="end"/>
        </w:r>
        <w:r>
          <w:rPr>
            <w:rFonts w:hint="eastAsia"/>
          </w:rPr>
          <w:t>提出的自由尾迹算法，普遍存在收敛性差的问题，此后一段时间，许多学者在改善该模型的收敛性方面做了大量工作。</w:t>
        </w:r>
      </w:ins>
    </w:p>
    <w:p w14:paraId="56CF5C34" w14:textId="77777777" w:rsidR="006D2FDF" w:rsidRDefault="006D2FDF" w:rsidP="009D07A1">
      <w:pPr>
        <w:ind w:firstLine="420"/>
        <w:rPr>
          <w:ins w:id="333" w:author="PVC" w:date="2022-06-28T15:31:00Z"/>
        </w:rPr>
      </w:pPr>
      <w:ins w:id="334" w:author="PVC" w:date="2022-06-28T15:31:00Z">
        <w:r>
          <w:rPr>
            <w:rFonts w:hint="eastAsia"/>
          </w:rPr>
          <w:t>自上世纪</w:t>
        </w:r>
        <w:r>
          <w:rPr>
            <w:rFonts w:hint="eastAsia"/>
          </w:rPr>
          <w:t xml:space="preserve"> 90 </w:t>
        </w:r>
        <w:r>
          <w:rPr>
            <w:rFonts w:hint="eastAsia"/>
          </w:rPr>
          <w:t>年代起，美国马里兰大学的</w:t>
        </w:r>
        <w:r>
          <w:rPr>
            <w:rFonts w:hint="eastAsia"/>
          </w:rPr>
          <w:t>Leishman</w:t>
        </w:r>
        <w:r>
          <w:rPr>
            <w:rFonts w:hint="eastAsia"/>
          </w:rPr>
          <w:t>团队提出和改进了多种自由尾迹算法。</w:t>
        </w:r>
        <w:r>
          <w:rPr>
            <w:rFonts w:hint="eastAsia"/>
          </w:rPr>
          <w:t>1993</w:t>
        </w:r>
        <w:r>
          <w:rPr>
            <w:rFonts w:hint="eastAsia"/>
          </w:rPr>
          <w:t>年，</w:t>
        </w:r>
        <w:r>
          <w:rPr>
            <w:rFonts w:hint="eastAsia"/>
          </w:rPr>
          <w:t>Crouse</w:t>
        </w:r>
        <w:r>
          <w:rPr>
            <w:rFonts w:hint="eastAsia"/>
          </w:rPr>
          <w:t>和</w:t>
        </w:r>
        <w:r>
          <w:rPr>
            <w:rFonts w:hint="eastAsia"/>
          </w:rPr>
          <w:t>Leishman</w:t>
        </w:r>
        <w:r>
          <w:fldChar w:fldCharType="begin"/>
        </w:r>
      </w:ins>
      <w:r w:rsidR="00840FFD">
        <w:instrText xml:space="preserve"> ADDIN NE.Ref.{A87B7F3A-3082-4126-8199-FAAF5653F23F}</w:instrText>
      </w:r>
      <w:ins w:id="335" w:author="PVC" w:date="2022-06-28T15:31:00Z">
        <w:r>
          <w:fldChar w:fldCharType="separate"/>
        </w:r>
      </w:ins>
      <w:r w:rsidR="00840FFD">
        <w:rPr>
          <w:color w:val="000000"/>
          <w:kern w:val="0"/>
          <w:szCs w:val="21"/>
          <w:vertAlign w:val="superscript"/>
        </w:rPr>
        <w:t>[17]</w:t>
      </w:r>
      <w:ins w:id="336" w:author="PVC" w:date="2022-06-28T15:31:00Z">
        <w:r>
          <w:fldChar w:fldCharType="end"/>
        </w:r>
        <w:r>
          <w:rPr>
            <w:rFonts w:hint="eastAsia"/>
          </w:rPr>
          <w:t>提出了一种预估校正（</w:t>
        </w:r>
        <w:r>
          <w:t>p</w:t>
        </w:r>
        <w:r>
          <w:rPr>
            <w:rFonts w:hint="eastAsia"/>
          </w:rPr>
          <w:t>redictor-</w:t>
        </w:r>
        <w:r>
          <w:t>c</w:t>
        </w:r>
        <w:r>
          <w:rPr>
            <w:rFonts w:hint="eastAsia"/>
          </w:rPr>
          <w:t>orrector, PC</w:t>
        </w:r>
        <w:r>
          <w:rPr>
            <w:rFonts w:hint="eastAsia"/>
          </w:rPr>
          <w:t>）”格式，用于提高收敛性，控制计算量。该算法采用两点中心差分格式对涡量场进行时间和空间离散，</w:t>
        </w:r>
      </w:ins>
      <w:ins w:id="337" w:author="PVC" w:date="2022-06-29T15:15:00Z">
        <w:r w:rsidR="00D81086">
          <w:rPr>
            <w:rFonts w:hint="eastAsia"/>
          </w:rPr>
          <w:t>并</w:t>
        </w:r>
      </w:ins>
      <w:ins w:id="338" w:author="PVC" w:date="2022-06-28T15:31:00Z">
        <w:r>
          <w:rPr>
            <w:rFonts w:hint="eastAsia"/>
          </w:rPr>
          <w:t>通过引入周期条件确保稳态解收敛。但对悬停状态客观存在的非周期</w:t>
        </w:r>
        <w:r>
          <w:rPr>
            <w:rFonts w:hint="eastAsia"/>
          </w:rPr>
          <w:lastRenderedPageBreak/>
          <w:t>解，无法给出正确的计算结果。</w:t>
        </w:r>
        <w:r>
          <w:rPr>
            <w:rFonts w:hint="eastAsia"/>
          </w:rPr>
          <w:t>1995</w:t>
        </w:r>
        <w:r>
          <w:rPr>
            <w:rFonts w:hint="eastAsia"/>
          </w:rPr>
          <w:t>年，</w:t>
        </w:r>
        <w:proofErr w:type="spellStart"/>
        <w:r>
          <w:rPr>
            <w:rFonts w:hint="eastAsia"/>
          </w:rPr>
          <w:t>Bagai</w:t>
        </w:r>
        <w:proofErr w:type="spellEnd"/>
        <w:r>
          <w:rPr>
            <w:rFonts w:hint="eastAsia"/>
          </w:rPr>
          <w:t>和</w:t>
        </w:r>
        <w:r>
          <w:rPr>
            <w:rFonts w:hint="eastAsia"/>
          </w:rPr>
          <w:t>Leishman</w:t>
        </w:r>
        <w:r>
          <w:fldChar w:fldCharType="begin"/>
        </w:r>
      </w:ins>
      <w:r w:rsidR="00840FFD">
        <w:instrText xml:space="preserve"> ADDIN NE.Ref.{56A70C7D-8731-49C7-B25D-0FEE091F39B3}</w:instrText>
      </w:r>
      <w:ins w:id="339" w:author="PVC" w:date="2022-06-28T15:31:00Z">
        <w:r>
          <w:fldChar w:fldCharType="separate"/>
        </w:r>
      </w:ins>
      <w:r w:rsidR="00840FFD">
        <w:rPr>
          <w:color w:val="000000"/>
          <w:kern w:val="0"/>
          <w:szCs w:val="21"/>
          <w:vertAlign w:val="superscript"/>
        </w:rPr>
        <w:t>[18-20]</w:t>
      </w:r>
      <w:ins w:id="340" w:author="PVC" w:date="2022-06-28T15:31:00Z">
        <w:r>
          <w:fldChar w:fldCharType="end"/>
        </w:r>
        <w:r>
          <w:rPr>
            <w:rFonts w:hint="eastAsia"/>
          </w:rPr>
          <w:t>提出了一种伪隐式预估校正（</w:t>
        </w:r>
        <w:r>
          <w:t>p</w:t>
        </w:r>
        <w:r>
          <w:rPr>
            <w:rFonts w:hint="eastAsia"/>
          </w:rPr>
          <w:t>seudo-</w:t>
        </w:r>
        <w:r>
          <w:t>i</w:t>
        </w:r>
        <w:r>
          <w:rPr>
            <w:rFonts w:hint="eastAsia"/>
          </w:rPr>
          <w:t xml:space="preserve">mplicit </w:t>
        </w:r>
        <w:r>
          <w:t>p</w:t>
        </w:r>
        <w:r>
          <w:rPr>
            <w:rFonts w:hint="eastAsia"/>
          </w:rPr>
          <w:t>redictor-</w:t>
        </w:r>
        <w:r>
          <w:t>c</w:t>
        </w:r>
        <w:r>
          <w:rPr>
            <w:rFonts w:hint="eastAsia"/>
          </w:rPr>
          <w:t>orrector, PIPC</w:t>
        </w:r>
        <w:r>
          <w:rPr>
            <w:rFonts w:hint="eastAsia"/>
          </w:rPr>
          <w:t>）格式，用于求解存在稳态周期解的旋翼尾迹问题。该算法采用五点中心差分格式对涡量场进行时间和空间离散，</w:t>
        </w:r>
      </w:ins>
      <w:ins w:id="341" w:author="PVC" w:date="2022-06-29T15:15:00Z">
        <w:r w:rsidR="0091779A">
          <w:rPr>
            <w:rFonts w:hint="eastAsia"/>
          </w:rPr>
          <w:t>并</w:t>
        </w:r>
      </w:ins>
      <w:ins w:id="342" w:author="PVC" w:date="2022-06-28T15:31:00Z">
        <w:r>
          <w:rPr>
            <w:rFonts w:hint="eastAsia"/>
          </w:rPr>
          <w:t>利用松弛迭代法和周期条件改善解的收敛性。基于该算法，他们计算了单旋翼、双旋翼构型的直升机在悬停、低速前飞、高速前飞等各种飞行状态中的旋翼尾迹，结果很好地反映了旋翼尾迹的畸变。但该方法用到了周期条件，因而只适用于存在稳态周期解的问题；但也有学者质疑稳态周期解的存在性</w:t>
        </w:r>
        <w:r>
          <w:fldChar w:fldCharType="begin"/>
        </w:r>
      </w:ins>
      <w:r w:rsidR="00840FFD">
        <w:instrText xml:space="preserve"> ADDIN NE.Ref.{B97C0976-6A7E-4945-B14A-7702310991F6}</w:instrText>
      </w:r>
      <w:ins w:id="343" w:author="PVC" w:date="2022-06-28T15:31:00Z">
        <w:r>
          <w:fldChar w:fldCharType="separate"/>
        </w:r>
      </w:ins>
      <w:r w:rsidR="00840FFD">
        <w:rPr>
          <w:color w:val="000000"/>
          <w:kern w:val="0"/>
          <w:szCs w:val="21"/>
          <w:vertAlign w:val="superscript"/>
        </w:rPr>
        <w:t>[21]</w:t>
      </w:r>
      <w:ins w:id="344" w:author="PVC" w:date="2022-06-28T15:31:00Z">
        <w:r>
          <w:fldChar w:fldCharType="end"/>
        </w:r>
        <w:r>
          <w:rPr>
            <w:rFonts w:hint="eastAsia"/>
          </w:rPr>
          <w:t>。另外，参数分析表明，解的收敛性和尾迹几何结构与部分经验参数的选取有关，使该方法的通用性受到质疑。</w:t>
        </w:r>
        <w:r>
          <w:rPr>
            <w:rFonts w:hint="eastAsia"/>
          </w:rPr>
          <w:t>2000</w:t>
        </w:r>
        <w:r>
          <w:rPr>
            <w:rFonts w:hint="eastAsia"/>
          </w:rPr>
          <w:t>至</w:t>
        </w:r>
        <w:r>
          <w:rPr>
            <w:rFonts w:hint="eastAsia"/>
          </w:rPr>
          <w:t>2004</w:t>
        </w:r>
        <w:r>
          <w:rPr>
            <w:rFonts w:hint="eastAsia"/>
          </w:rPr>
          <w:t>年，</w:t>
        </w:r>
        <w:r>
          <w:rPr>
            <w:rFonts w:hint="eastAsia"/>
          </w:rPr>
          <w:t>Bhagwat</w:t>
        </w:r>
        <w:r>
          <w:rPr>
            <w:rFonts w:hint="eastAsia"/>
          </w:rPr>
          <w:t>和</w:t>
        </w:r>
        <w:r>
          <w:rPr>
            <w:rFonts w:hint="eastAsia"/>
          </w:rPr>
          <w:t>Leishman</w:t>
        </w:r>
        <w:r>
          <w:fldChar w:fldCharType="begin"/>
        </w:r>
      </w:ins>
      <w:r w:rsidR="00840FFD">
        <w:instrText xml:space="preserve"> ADDIN NE.Ref.{2456334B-256D-4847-820E-DBCA61C2226E}</w:instrText>
      </w:r>
      <w:ins w:id="345" w:author="PVC" w:date="2022-06-28T15:31:00Z">
        <w:r>
          <w:fldChar w:fldCharType="separate"/>
        </w:r>
      </w:ins>
      <w:r w:rsidR="00840FFD">
        <w:rPr>
          <w:color w:val="000000"/>
          <w:kern w:val="0"/>
          <w:szCs w:val="21"/>
          <w:vertAlign w:val="superscript"/>
        </w:rPr>
        <w:t>[22-25]</w:t>
      </w:r>
      <w:ins w:id="346" w:author="PVC" w:date="2022-06-28T15:31:00Z">
        <w:r>
          <w:fldChar w:fldCharType="end"/>
        </w:r>
        <w:r>
          <w:rPr>
            <w:rFonts w:hint="eastAsia"/>
          </w:rPr>
          <w:t>提出了一种时间精确自由尾迹模型，用于分析旋翼尾迹的动态响应过程。该算法采用二阶后向差分预估校正（</w:t>
        </w:r>
        <w:r>
          <w:t>p</w:t>
        </w:r>
        <w:r>
          <w:rPr>
            <w:rFonts w:hint="eastAsia"/>
          </w:rPr>
          <w:t>redictor-</w:t>
        </w:r>
        <w:r>
          <w:t>c</w:t>
        </w:r>
        <w:r>
          <w:rPr>
            <w:rFonts w:hint="eastAsia"/>
          </w:rPr>
          <w:t>orrector 2nd-</w:t>
        </w:r>
        <w:r>
          <w:t>b</w:t>
        </w:r>
        <w:r>
          <w:rPr>
            <w:rFonts w:hint="eastAsia"/>
          </w:rPr>
          <w:t>ackward, PC2B</w:t>
        </w:r>
        <w:r>
          <w:rPr>
            <w:rFonts w:hint="eastAsia"/>
          </w:rPr>
          <w:t>）格式，提高了算法的数值稳定性。由松弛迭代法（如</w:t>
        </w:r>
        <w:proofErr w:type="spellStart"/>
        <w:r>
          <w:rPr>
            <w:rFonts w:hint="eastAsia"/>
          </w:rPr>
          <w:t>Bagai</w:t>
        </w:r>
        <w:proofErr w:type="spellEnd"/>
        <w:r>
          <w:rPr>
            <w:rFonts w:hint="eastAsia"/>
          </w:rPr>
          <w:t>的</w:t>
        </w:r>
        <w:r>
          <w:rPr>
            <w:rFonts w:hint="eastAsia"/>
          </w:rPr>
          <w:t>PIPC</w:t>
        </w:r>
        <w:r>
          <w:rPr>
            <w:rFonts w:hint="eastAsia"/>
          </w:rPr>
          <w:t>格式）给出初始条件后，可以沿时间积分尾迹方程和桨叶动力学方程，得到旋翼尾迹和桨叶运动的动态响应值。基于该算法，他们计算了多种旋翼构型在不同飞行条件下的尾迹几何形态，研究了旋翼作机动时的尾迹瞬态变化过程，并对涡环状态这一典型的不稳定状态进行了模拟。该模型在以上算例中均给出了很好的结果。</w:t>
        </w:r>
        <w:r>
          <w:rPr>
            <w:rFonts w:hint="eastAsia"/>
          </w:rPr>
          <w:t>2006</w:t>
        </w:r>
        <w:r>
          <w:rPr>
            <w:rFonts w:hint="eastAsia"/>
          </w:rPr>
          <w:t>年，</w:t>
        </w:r>
        <w:r>
          <w:rPr>
            <w:rFonts w:hint="eastAsia"/>
          </w:rPr>
          <w:t>Gupta</w:t>
        </w:r>
        <w:r>
          <w:rPr>
            <w:rFonts w:hint="eastAsia"/>
          </w:rPr>
          <w:t>和</w:t>
        </w:r>
        <w:r>
          <w:rPr>
            <w:rFonts w:hint="eastAsia"/>
          </w:rPr>
          <w:t>Leishman</w:t>
        </w:r>
        <w:r>
          <w:fldChar w:fldCharType="begin"/>
        </w:r>
      </w:ins>
      <w:r w:rsidR="00840FFD">
        <w:instrText xml:space="preserve"> ADDIN NE.Ref.{F6CCBBB0-BE81-40D2-985E-28B43744AB32}</w:instrText>
      </w:r>
      <w:ins w:id="347" w:author="PVC" w:date="2022-06-28T15:31:00Z">
        <w:r>
          <w:fldChar w:fldCharType="separate"/>
        </w:r>
      </w:ins>
      <w:r w:rsidR="00840FFD">
        <w:rPr>
          <w:color w:val="000000"/>
          <w:kern w:val="0"/>
          <w:szCs w:val="21"/>
          <w:vertAlign w:val="superscript"/>
        </w:rPr>
        <w:t>[26]</w:t>
      </w:r>
      <w:ins w:id="348" w:author="PVC" w:date="2022-06-28T15:31:00Z">
        <w:r>
          <w:fldChar w:fldCharType="end"/>
        </w:r>
        <w:r>
          <w:rPr>
            <w:rFonts w:hint="eastAsia"/>
          </w:rPr>
          <w:t>将上述时间精确自由尾迹模型应用到风力机械的气动性能研究中。同年，</w:t>
        </w:r>
        <w:r>
          <w:rPr>
            <w:rFonts w:hint="eastAsia"/>
          </w:rPr>
          <w:t>Ananthan</w:t>
        </w:r>
        <w:r>
          <w:rPr>
            <w:rFonts w:hint="eastAsia"/>
          </w:rPr>
          <w:t>和</w:t>
        </w:r>
        <w:r>
          <w:rPr>
            <w:rFonts w:hint="eastAsia"/>
          </w:rPr>
          <w:t>Leishman</w:t>
        </w:r>
        <w:r>
          <w:fldChar w:fldCharType="begin"/>
        </w:r>
      </w:ins>
      <w:r w:rsidR="00840FFD">
        <w:instrText xml:space="preserve"> ADDIN NE.Ref.{EB1D698A-22B3-4278-88E3-C7B9021AEC61}</w:instrText>
      </w:r>
      <w:ins w:id="349" w:author="PVC" w:date="2022-06-28T15:31:00Z">
        <w:r>
          <w:fldChar w:fldCharType="separate"/>
        </w:r>
      </w:ins>
      <w:r w:rsidR="00840FFD">
        <w:rPr>
          <w:color w:val="000000"/>
          <w:kern w:val="0"/>
          <w:szCs w:val="21"/>
          <w:vertAlign w:val="superscript"/>
        </w:rPr>
        <w:t>[27]</w:t>
      </w:r>
      <w:ins w:id="350" w:author="PVC" w:date="2022-06-28T15:31:00Z">
        <w:r>
          <w:fldChar w:fldCharType="end"/>
        </w:r>
        <w:r>
          <w:rPr>
            <w:rFonts w:hint="eastAsia"/>
          </w:rPr>
          <w:t>基于时间精确自由尾迹模型，研究了机动飞行状态下的旋翼尾迹几何形态和涡量分布，初步研究了桨涡干扰引起的旋翼噪声。此后，</w:t>
        </w:r>
        <w:r>
          <w:rPr>
            <w:rFonts w:hint="eastAsia"/>
          </w:rPr>
          <w:t>Ribera</w:t>
        </w:r>
        <w:r>
          <w:rPr>
            <w:rFonts w:hint="eastAsia"/>
          </w:rPr>
          <w:t>和</w:t>
        </w:r>
        <w:proofErr w:type="spellStart"/>
        <w:r>
          <w:rPr>
            <w:rFonts w:hint="eastAsia"/>
          </w:rPr>
          <w:t>Celi</w:t>
        </w:r>
        <w:proofErr w:type="spellEnd"/>
        <w:r>
          <w:fldChar w:fldCharType="begin"/>
        </w:r>
      </w:ins>
      <w:r w:rsidR="00840FFD">
        <w:instrText xml:space="preserve"> ADDIN NE.Ref.{73392D33-5251-4931-AB79-22F15F31D799}</w:instrText>
      </w:r>
      <w:ins w:id="351" w:author="PVC" w:date="2022-06-28T15:31:00Z">
        <w:r>
          <w:fldChar w:fldCharType="separate"/>
        </w:r>
      </w:ins>
      <w:r w:rsidR="00840FFD">
        <w:rPr>
          <w:color w:val="000000"/>
          <w:kern w:val="0"/>
          <w:szCs w:val="21"/>
          <w:vertAlign w:val="superscript"/>
        </w:rPr>
        <w:t>[28]</w:t>
      </w:r>
      <w:ins w:id="352" w:author="PVC" w:date="2022-06-28T15:31:00Z">
        <w:r>
          <w:fldChar w:fldCharType="end"/>
        </w:r>
        <w:r>
          <w:rPr>
            <w:rFonts w:hint="eastAsia"/>
          </w:rPr>
          <w:t>也利用该模型开展了一些直升机飞行动力学方面的研究。</w:t>
        </w:r>
      </w:ins>
    </w:p>
    <w:p w14:paraId="6C1114D9" w14:textId="77777777" w:rsidR="006D2FDF" w:rsidRDefault="006D2FDF" w:rsidP="00EA4E67">
      <w:pPr>
        <w:ind w:firstLine="420"/>
        <w:rPr>
          <w:ins w:id="353" w:author="PVC" w:date="2022-06-28T15:31:00Z"/>
        </w:rPr>
      </w:pPr>
      <w:ins w:id="354" w:author="PVC" w:date="2022-06-28T15:31:00Z">
        <w:r>
          <w:rPr>
            <w:rFonts w:hint="eastAsia"/>
          </w:rPr>
          <w:t>本世纪初，美国俄亥俄州立大学的</w:t>
        </w:r>
        <w:proofErr w:type="spellStart"/>
        <w:r>
          <w:rPr>
            <w:rFonts w:hint="eastAsia"/>
          </w:rPr>
          <w:t>Conlisk</w:t>
        </w:r>
        <w:proofErr w:type="spellEnd"/>
        <w:r>
          <w:rPr>
            <w:rFonts w:hint="eastAsia"/>
          </w:rPr>
          <w:t>团队也开展了一些自由尾迹模型算法方面的研究</w:t>
        </w:r>
        <w:r>
          <w:fldChar w:fldCharType="begin"/>
        </w:r>
      </w:ins>
      <w:r w:rsidR="00840FFD">
        <w:instrText xml:space="preserve"> ADDIN NE.Ref.{B26F54AC-E5F0-47EB-B5F3-CCAA1E862456}</w:instrText>
      </w:r>
      <w:ins w:id="355" w:author="PVC" w:date="2022-06-28T15:31:00Z">
        <w:r>
          <w:fldChar w:fldCharType="separate"/>
        </w:r>
      </w:ins>
      <w:r w:rsidR="00840FFD">
        <w:rPr>
          <w:color w:val="000000"/>
          <w:kern w:val="0"/>
          <w:szCs w:val="21"/>
          <w:vertAlign w:val="superscript"/>
        </w:rPr>
        <w:t>[</w:t>
      </w:r>
      <w:r w:rsidR="007847D4">
        <w:rPr>
          <w:color w:val="000000"/>
          <w:kern w:val="0"/>
          <w:szCs w:val="21"/>
          <w:vertAlign w:val="superscript"/>
        </w:rPr>
        <w:t>21</w:t>
      </w:r>
      <w:r w:rsidR="007847D4">
        <w:rPr>
          <w:rFonts w:hint="eastAsia"/>
          <w:color w:val="000000"/>
          <w:kern w:val="0"/>
          <w:szCs w:val="21"/>
          <w:vertAlign w:val="superscript"/>
        </w:rPr>
        <w:t>,</w:t>
      </w:r>
      <w:r w:rsidR="00840FFD">
        <w:rPr>
          <w:color w:val="000000"/>
          <w:kern w:val="0"/>
          <w:szCs w:val="21"/>
          <w:vertAlign w:val="superscript"/>
        </w:rPr>
        <w:t>29</w:t>
      </w:r>
      <w:r w:rsidR="00F72DBC">
        <w:rPr>
          <w:color w:val="000000"/>
          <w:kern w:val="0"/>
          <w:szCs w:val="21"/>
          <w:vertAlign w:val="superscript"/>
        </w:rPr>
        <w:t>-3</w:t>
      </w:r>
      <w:r w:rsidR="006B1254">
        <w:rPr>
          <w:color w:val="000000"/>
          <w:kern w:val="0"/>
          <w:szCs w:val="21"/>
          <w:vertAlign w:val="superscript"/>
        </w:rPr>
        <w:t>1</w:t>
      </w:r>
      <w:r w:rsidR="00840FFD">
        <w:rPr>
          <w:color w:val="000000"/>
          <w:kern w:val="0"/>
          <w:szCs w:val="21"/>
          <w:vertAlign w:val="superscript"/>
        </w:rPr>
        <w:t>]</w:t>
      </w:r>
      <w:ins w:id="356" w:author="PVC" w:date="2022-06-28T15:31:00Z">
        <w:r>
          <w:fldChar w:fldCharType="end"/>
        </w:r>
        <w:r>
          <w:rPr>
            <w:rFonts w:hint="eastAsia"/>
          </w:rPr>
          <w:t>。</w:t>
        </w:r>
        <w:r>
          <w:rPr>
            <w:rFonts w:hint="eastAsia"/>
          </w:rPr>
          <w:t>2000</w:t>
        </w:r>
        <w:r>
          <w:rPr>
            <w:rFonts w:hint="eastAsia"/>
          </w:rPr>
          <w:t>年，</w:t>
        </w:r>
        <w:r>
          <w:rPr>
            <w:rFonts w:hint="eastAsia"/>
          </w:rPr>
          <w:t>Jain</w:t>
        </w:r>
        <w:r>
          <w:rPr>
            <w:rFonts w:hint="eastAsia"/>
          </w:rPr>
          <w:t>和</w:t>
        </w:r>
        <w:proofErr w:type="spellStart"/>
        <w:r>
          <w:rPr>
            <w:rFonts w:hint="eastAsia"/>
          </w:rPr>
          <w:t>Conlisk</w:t>
        </w:r>
        <w:proofErr w:type="spellEnd"/>
        <w:r>
          <w:fldChar w:fldCharType="begin"/>
        </w:r>
      </w:ins>
      <w:r w:rsidR="00840FFD">
        <w:instrText xml:space="preserve"> ADDIN NE.Ref.{A23F158F-E6DD-4CF7-B9F1-82756530F026}</w:instrText>
      </w:r>
      <w:ins w:id="357" w:author="PVC" w:date="2022-06-28T15:31:00Z">
        <w:r>
          <w:fldChar w:fldCharType="separate"/>
        </w:r>
      </w:ins>
      <w:r w:rsidR="00840FFD">
        <w:rPr>
          <w:color w:val="000000"/>
          <w:kern w:val="0"/>
          <w:szCs w:val="21"/>
          <w:vertAlign w:val="superscript"/>
        </w:rPr>
        <w:t>[30]</w:t>
      </w:r>
      <w:ins w:id="358" w:author="PVC" w:date="2022-06-28T15:31:00Z">
        <w:r>
          <w:fldChar w:fldCharType="end"/>
        </w:r>
        <w:r>
          <w:rPr>
            <w:rFonts w:hint="eastAsia"/>
          </w:rPr>
          <w:t>采用升力线理论对桨叶进行建模，采用时间步进自由涡方法对桨尖涡运动进行计算。在做时间步进积分时，他们采用了</w:t>
        </w:r>
        <w:r>
          <w:rPr>
            <w:rFonts w:hint="eastAsia"/>
          </w:rPr>
          <w:t>数值稳定的四阶隐式</w:t>
        </w:r>
        <w:r w:rsidRPr="00556D0F">
          <w:t>Adams–Moulton</w:t>
        </w:r>
        <w:r>
          <w:rPr>
            <w:rFonts w:hint="eastAsia"/>
          </w:rPr>
          <w:t>格式。基于上述方法，他们通过数值计算研究了在</w:t>
        </w:r>
      </w:ins>
      <w:ins w:id="359" w:author="PVC" w:date="2022-06-28T20:08:00Z">
        <w:r w:rsidR="009A72F4">
          <w:rPr>
            <w:rFonts w:hint="eastAsia"/>
          </w:rPr>
          <w:t>试验</w:t>
        </w:r>
      </w:ins>
      <w:ins w:id="360" w:author="PVC" w:date="2022-06-28T15:31:00Z">
        <w:r>
          <w:rPr>
            <w:rFonts w:hint="eastAsia"/>
          </w:rPr>
          <w:t>中观察到的两条桨尖涡之间相互缠绕的现象。</w:t>
        </w:r>
        <w:r>
          <w:rPr>
            <w:rFonts w:hint="eastAsia"/>
          </w:rPr>
          <w:t>2002</w:t>
        </w:r>
        <w:r>
          <w:rPr>
            <w:rFonts w:hint="eastAsia"/>
          </w:rPr>
          <w:t>年，</w:t>
        </w:r>
        <w:proofErr w:type="spellStart"/>
        <w:r>
          <w:rPr>
            <w:rFonts w:hint="eastAsia"/>
          </w:rPr>
          <w:t>Kini</w:t>
        </w:r>
        <w:proofErr w:type="spellEnd"/>
        <w:r>
          <w:rPr>
            <w:rFonts w:hint="eastAsia"/>
          </w:rPr>
          <w:t>和</w:t>
        </w:r>
        <w:proofErr w:type="spellStart"/>
        <w:r>
          <w:rPr>
            <w:rFonts w:hint="eastAsia"/>
          </w:rPr>
          <w:t>Conlisk</w:t>
        </w:r>
        <w:proofErr w:type="spellEnd"/>
        <w:r>
          <w:fldChar w:fldCharType="begin"/>
        </w:r>
      </w:ins>
      <w:r w:rsidR="00840FFD">
        <w:instrText xml:space="preserve"> ADDIN NE.Ref.{B17B28C1-09D8-40AE-8222-2902948C3DE2}</w:instrText>
      </w:r>
      <w:ins w:id="361" w:author="PVC" w:date="2022-06-28T15:31:00Z">
        <w:r>
          <w:fldChar w:fldCharType="separate"/>
        </w:r>
      </w:ins>
      <w:r w:rsidR="00840FFD">
        <w:rPr>
          <w:color w:val="000000"/>
          <w:kern w:val="0"/>
          <w:szCs w:val="21"/>
          <w:vertAlign w:val="superscript"/>
        </w:rPr>
        <w:t>[21]</w:t>
      </w:r>
      <w:ins w:id="362" w:author="PVC" w:date="2022-06-28T15:31:00Z">
        <w:r>
          <w:fldChar w:fldCharType="end"/>
        </w:r>
        <w:r>
          <w:rPr>
            <w:rFonts w:hint="eastAsia"/>
          </w:rPr>
          <w:t>采用与</w:t>
        </w:r>
        <w:r w:rsidRPr="00C136A6">
          <w:fldChar w:fldCharType="begin"/>
        </w:r>
      </w:ins>
      <w:r w:rsidR="00840FFD" w:rsidRPr="00C136A6">
        <w:instrText xml:space="preserve"> ADDIN NE.Ref.{17D7B222-C5E2-4A79-8831-2E239BE86307}</w:instrText>
      </w:r>
      <w:ins w:id="363" w:author="PVC" w:date="2022-06-28T15:31:00Z">
        <w:r w:rsidRPr="00C136A6">
          <w:fldChar w:fldCharType="separate"/>
        </w:r>
      </w:ins>
      <w:r w:rsidR="00840FFD" w:rsidRPr="00C136A6">
        <w:t>[30]</w:t>
      </w:r>
      <w:ins w:id="364" w:author="PVC" w:date="2022-06-28T15:31:00Z">
        <w:r w:rsidRPr="00C136A6">
          <w:fldChar w:fldCharType="end"/>
        </w:r>
        <w:r>
          <w:rPr>
            <w:rFonts w:hint="eastAsia"/>
          </w:rPr>
          <w:t>中类似方法研究了悬停状态桨尖涡几何结构的稳定性。计算结果显示，悬停状态时，桨尖涡几何结构的周期性条件只对前几圈桨叶适用，后几圈的桨尖涡几何结构表现出明</w:t>
        </w:r>
      </w:ins>
      <w:ins w:id="365" w:author="PVC" w:date="2022-06-29T15:38:00Z">
        <w:r w:rsidR="0077688C">
          <w:rPr>
            <w:rFonts w:hint="eastAsia"/>
          </w:rPr>
          <w:t>显</w:t>
        </w:r>
      </w:ins>
      <w:ins w:id="366" w:author="PVC" w:date="2022-06-28T15:31:00Z">
        <w:r>
          <w:rPr>
            <w:rFonts w:hint="eastAsia"/>
          </w:rPr>
          <w:t>的时间非周期性。由于采用了数值稳定的隐式</w:t>
        </w:r>
        <w:r w:rsidRPr="00556D0F">
          <w:t>Adams–Moulton</w:t>
        </w:r>
        <w:r>
          <w:rPr>
            <w:rFonts w:hint="eastAsia"/>
          </w:rPr>
          <w:t>格式，并且在步长小于</w:t>
        </w:r>
        <w:r>
          <w:rPr>
            <w:rFonts w:hint="eastAsia"/>
          </w:rPr>
          <w:t xml:space="preserve"> 4</w:t>
        </w:r>
        <w:r>
          <w:rPr>
            <w:rFonts w:ascii="宋体" w:hAnsi="宋体" w:cs="宋体" w:hint="eastAsia"/>
          </w:rPr>
          <w:t>°</w:t>
        </w:r>
        <w:r>
          <w:rPr>
            <w:rFonts w:hint="eastAsia"/>
          </w:rPr>
          <w:t>时可以给出足够精确的结果，此文认为，物理不稳定是导致悬停状态桨尖涡远场尾迹非周期结构的主要原因，而非算法的数值稳定性问题。这与</w:t>
        </w:r>
        <w:r>
          <w:rPr>
            <w:rFonts w:hint="eastAsia"/>
          </w:rPr>
          <w:t>Leishman</w:t>
        </w:r>
        <w:r>
          <w:rPr>
            <w:rFonts w:hint="eastAsia"/>
          </w:rPr>
          <w:t>团队的观点</w:t>
        </w:r>
        <w:r>
          <w:fldChar w:fldCharType="begin"/>
        </w:r>
      </w:ins>
      <w:r w:rsidR="00840FFD">
        <w:instrText xml:space="preserve"> ADDIN NE.Ref.{7E45C4BA-F34D-45D4-B43F-AEF2E709546D}</w:instrText>
      </w:r>
      <w:ins w:id="367" w:author="PVC" w:date="2022-06-28T15:31:00Z">
        <w:r>
          <w:fldChar w:fldCharType="separate"/>
        </w:r>
      </w:ins>
      <w:r w:rsidR="00840FFD">
        <w:rPr>
          <w:color w:val="000000"/>
          <w:kern w:val="0"/>
          <w:szCs w:val="21"/>
          <w:vertAlign w:val="superscript"/>
        </w:rPr>
        <w:t>[18-20]</w:t>
      </w:r>
      <w:ins w:id="368" w:author="PVC" w:date="2022-06-28T15:31:00Z">
        <w:r>
          <w:fldChar w:fldCharType="end"/>
        </w:r>
        <w:r>
          <w:rPr>
            <w:rFonts w:hint="eastAsia"/>
          </w:rPr>
          <w:t>相反。</w:t>
        </w:r>
        <w:r>
          <w:rPr>
            <w:rFonts w:hint="eastAsia"/>
          </w:rPr>
          <w:t>2006</w:t>
        </w:r>
        <w:r>
          <w:rPr>
            <w:rFonts w:hint="eastAsia"/>
          </w:rPr>
          <w:t>年，</w:t>
        </w:r>
        <w:proofErr w:type="spellStart"/>
        <w:r>
          <w:rPr>
            <w:rFonts w:hint="eastAsia"/>
          </w:rPr>
          <w:t>Pulla</w:t>
        </w:r>
        <w:proofErr w:type="spellEnd"/>
        <w:r>
          <w:rPr>
            <w:rFonts w:hint="eastAsia"/>
          </w:rPr>
          <w:t>和</w:t>
        </w:r>
        <w:proofErr w:type="spellStart"/>
        <w:r>
          <w:rPr>
            <w:rFonts w:hint="eastAsia"/>
          </w:rPr>
          <w:t>Conlisk</w:t>
        </w:r>
        <w:proofErr w:type="spellEnd"/>
        <w:r>
          <w:fldChar w:fldCharType="begin"/>
        </w:r>
      </w:ins>
      <w:r w:rsidR="00840FFD">
        <w:instrText xml:space="preserve"> ADDIN NE.Ref.{7ED27320-E08D-42BB-A6C6-7FCACAD2A3F5}</w:instrText>
      </w:r>
      <w:ins w:id="369" w:author="PVC" w:date="2022-06-28T15:31:00Z">
        <w:r>
          <w:fldChar w:fldCharType="separate"/>
        </w:r>
      </w:ins>
      <w:r w:rsidR="00840FFD">
        <w:rPr>
          <w:color w:val="000000"/>
          <w:kern w:val="0"/>
          <w:szCs w:val="21"/>
          <w:vertAlign w:val="superscript"/>
        </w:rPr>
        <w:t>[31]</w:t>
      </w:r>
      <w:ins w:id="370" w:author="PVC" w:date="2022-06-28T15:31:00Z">
        <w:r>
          <w:fldChar w:fldCharType="end"/>
        </w:r>
        <w:r>
          <w:rPr>
            <w:rFonts w:hint="eastAsia"/>
          </w:rPr>
          <w:t>基于时间步进自由尾迹方法研究了地面效应影响下的直升机气动特性。其中，旋翼尾迹通过自由涡方法进行建模，桨叶气动力由升力面理论给出，地面则采用镜像法进行处理。时间步进算法采用与</w:t>
        </w:r>
        <w:r w:rsidRPr="00C136A6">
          <w:fldChar w:fldCharType="begin"/>
        </w:r>
      </w:ins>
      <w:r w:rsidR="00840FFD" w:rsidRPr="00C136A6">
        <w:instrText xml:space="preserve"> ADDIN NE.Ref.{2D995655-A299-4B7A-9BD4-D3644B4900A5}</w:instrText>
      </w:r>
      <w:ins w:id="371" w:author="PVC" w:date="2022-06-28T15:31:00Z">
        <w:r w:rsidRPr="00C136A6">
          <w:fldChar w:fldCharType="separate"/>
        </w:r>
      </w:ins>
      <w:r w:rsidR="00840FFD" w:rsidRPr="00C136A6">
        <w:t>[30]</w:t>
      </w:r>
      <w:ins w:id="372" w:author="PVC" w:date="2022-06-28T15:31:00Z">
        <w:r w:rsidRPr="00C136A6">
          <w:fldChar w:fldCharType="end"/>
        </w:r>
        <w:r>
          <w:rPr>
            <w:rFonts w:hint="eastAsia"/>
          </w:rPr>
          <w:t>中类似的</w:t>
        </w:r>
        <w:r w:rsidRPr="00556D0F">
          <w:t>Adams–Moulton</w:t>
        </w:r>
        <w:r>
          <w:rPr>
            <w:rFonts w:hint="eastAsia"/>
          </w:rPr>
          <w:t>格式。计算结果与佐治亚理工的</w:t>
        </w:r>
      </w:ins>
      <w:ins w:id="373" w:author="PVC" w:date="2022-06-28T20:08:00Z">
        <w:r w:rsidR="009A72F4">
          <w:rPr>
            <w:rFonts w:hint="eastAsia"/>
          </w:rPr>
          <w:t>试验</w:t>
        </w:r>
      </w:ins>
      <w:ins w:id="374" w:author="PVC" w:date="2022-06-28T15:31:00Z">
        <w:r>
          <w:rPr>
            <w:rFonts w:hint="eastAsia"/>
          </w:rPr>
          <w:t>数据进行了对比，验证了算法的可行性。</w:t>
        </w:r>
      </w:ins>
    </w:p>
    <w:p w14:paraId="6659C07E" w14:textId="77777777" w:rsidR="006D2FDF" w:rsidRDefault="006D2FDF" w:rsidP="009D07A1">
      <w:pPr>
        <w:ind w:firstLine="420"/>
        <w:rPr>
          <w:ins w:id="375" w:author="PVC" w:date="2022-06-28T15:31:00Z"/>
        </w:rPr>
      </w:pPr>
      <w:ins w:id="376" w:author="PVC" w:date="2022-06-28T15:31:00Z">
        <w:r>
          <w:rPr>
            <w:rFonts w:hint="eastAsia"/>
          </w:rPr>
          <w:t>在国内，自由尾迹模型也有相应的发展和应用。</w:t>
        </w:r>
        <w:r>
          <w:rPr>
            <w:rFonts w:hint="eastAsia"/>
          </w:rPr>
          <w:t>2007</w:t>
        </w:r>
        <w:r>
          <w:rPr>
            <w:rFonts w:hint="eastAsia"/>
          </w:rPr>
          <w:t>年，徐国华等</w:t>
        </w:r>
        <w:r>
          <w:fldChar w:fldCharType="begin"/>
        </w:r>
      </w:ins>
      <w:r w:rsidR="00840FFD">
        <w:instrText xml:space="preserve"> ADDIN NE.Ref.{19D1D459-6ED9-41A3-AC0B-92DB9DC88C26}</w:instrText>
      </w:r>
      <w:ins w:id="377" w:author="PVC" w:date="2022-06-28T15:31:00Z">
        <w:r>
          <w:fldChar w:fldCharType="separate"/>
        </w:r>
      </w:ins>
      <w:r w:rsidR="00840FFD">
        <w:rPr>
          <w:color w:val="000000"/>
          <w:kern w:val="0"/>
          <w:szCs w:val="21"/>
          <w:vertAlign w:val="superscript"/>
        </w:rPr>
        <w:t>[32]</w:t>
      </w:r>
      <w:ins w:id="378" w:author="PVC" w:date="2022-06-28T15:31:00Z">
        <w:r>
          <w:fldChar w:fldCharType="end"/>
        </w:r>
        <w:r>
          <w:rPr>
            <w:rFonts w:hint="eastAsia"/>
          </w:rPr>
          <w:t>基于时间精确自由尾迹模型，研究了倾转旋翼的气动特性。</w:t>
        </w:r>
        <w:r>
          <w:rPr>
            <w:rFonts w:hint="eastAsia"/>
          </w:rPr>
          <w:t>2010</w:t>
        </w:r>
        <w:r>
          <w:rPr>
            <w:rFonts w:hint="eastAsia"/>
          </w:rPr>
          <w:t>年，陈仁良等</w:t>
        </w:r>
        <w:r>
          <w:fldChar w:fldCharType="begin"/>
        </w:r>
      </w:ins>
      <w:r w:rsidR="00840FFD">
        <w:instrText xml:space="preserve"> ADDIN NE.Ref.{C5F1BD1E-93E9-4256-ADA5-AA921F5FC05A}</w:instrText>
      </w:r>
      <w:ins w:id="379" w:author="PVC" w:date="2022-06-28T15:31:00Z">
        <w:r>
          <w:fldChar w:fldCharType="separate"/>
        </w:r>
      </w:ins>
      <w:r w:rsidR="00840FFD">
        <w:rPr>
          <w:color w:val="000000"/>
          <w:kern w:val="0"/>
          <w:szCs w:val="21"/>
          <w:vertAlign w:val="superscript"/>
        </w:rPr>
        <w:t>[33]</w:t>
      </w:r>
      <w:ins w:id="380" w:author="PVC" w:date="2022-06-28T15:31:00Z">
        <w:r>
          <w:fldChar w:fldCharType="end"/>
        </w:r>
        <w:r>
          <w:rPr>
            <w:rFonts w:hint="eastAsia"/>
          </w:rPr>
          <w:t>基于时间精确自由尾迹模型，提出了一种新的差分格式，建立了一种高置信度的直升机飞行动力学模型。</w:t>
        </w:r>
        <w:r>
          <w:rPr>
            <w:rFonts w:hint="eastAsia"/>
          </w:rPr>
          <w:t>2014</w:t>
        </w:r>
        <w:r>
          <w:rPr>
            <w:rFonts w:hint="eastAsia"/>
          </w:rPr>
          <w:t>年，陈铭等</w:t>
        </w:r>
        <w:r>
          <w:fldChar w:fldCharType="begin"/>
        </w:r>
      </w:ins>
      <w:r w:rsidR="00840FFD">
        <w:instrText xml:space="preserve"> ADDIN NE.Ref.{9C48E7CF-345F-4E7F-B0BB-95D9FE21B3F8}</w:instrText>
      </w:r>
      <w:ins w:id="381" w:author="PVC" w:date="2022-06-28T15:31:00Z">
        <w:r>
          <w:fldChar w:fldCharType="separate"/>
        </w:r>
      </w:ins>
      <w:r w:rsidR="00840FFD">
        <w:rPr>
          <w:color w:val="000000"/>
          <w:kern w:val="0"/>
          <w:szCs w:val="21"/>
          <w:vertAlign w:val="superscript"/>
        </w:rPr>
        <w:t>[34]</w:t>
      </w:r>
      <w:ins w:id="382" w:author="PVC" w:date="2022-06-28T15:31:00Z">
        <w:r>
          <w:fldChar w:fldCharType="end"/>
        </w:r>
        <w:r>
          <w:rPr>
            <w:rFonts w:hint="eastAsia"/>
          </w:rPr>
          <w:t>基于稳态自由尾迹模型，研究了旋翼几何参数对共轴双旋翼悬停性能的影响。</w:t>
        </w:r>
        <w:r>
          <w:rPr>
            <w:rFonts w:hint="eastAsia"/>
          </w:rPr>
          <w:t>2015</w:t>
        </w:r>
        <w:r>
          <w:rPr>
            <w:rFonts w:hint="eastAsia"/>
          </w:rPr>
          <w:t>年，曹义华等</w:t>
        </w:r>
        <w:r>
          <w:fldChar w:fldCharType="begin"/>
        </w:r>
      </w:ins>
      <w:r w:rsidR="00840FFD">
        <w:instrText xml:space="preserve"> ADDIN NE.Ref.{EEF9F9C2-F699-4769-92E2-88CBA2C4AC22}</w:instrText>
      </w:r>
      <w:ins w:id="383" w:author="PVC" w:date="2022-06-28T15:31:00Z">
        <w:r>
          <w:fldChar w:fldCharType="separate"/>
        </w:r>
      </w:ins>
      <w:r w:rsidR="00840FFD">
        <w:rPr>
          <w:color w:val="000000"/>
          <w:kern w:val="0"/>
          <w:szCs w:val="21"/>
          <w:vertAlign w:val="superscript"/>
        </w:rPr>
        <w:t>[35]</w:t>
      </w:r>
      <w:ins w:id="384" w:author="PVC" w:date="2022-06-28T15:31:00Z">
        <w:r>
          <w:fldChar w:fldCharType="end"/>
        </w:r>
        <w:r>
          <w:rPr>
            <w:rFonts w:hint="eastAsia"/>
          </w:rPr>
          <w:t>采用自由尾迹模型和面元法，分别对旋翼和机身进行建模，建立了一种旋翼</w:t>
        </w:r>
        <w:r>
          <w:t>/</w:t>
        </w:r>
        <w:r>
          <w:rPr>
            <w:rFonts w:hint="eastAsia"/>
          </w:rPr>
          <w:t>机身气动干扰模型，并进行了配平计算。</w:t>
        </w:r>
      </w:ins>
    </w:p>
    <w:p w14:paraId="1C3A7EC3" w14:textId="77777777" w:rsidR="006D2FDF" w:rsidRDefault="006D2FDF" w:rsidP="009D07A1">
      <w:pPr>
        <w:ind w:firstLine="420"/>
        <w:rPr>
          <w:ins w:id="385" w:author="PVC" w:date="2022-06-28T15:31:00Z"/>
        </w:rPr>
      </w:pPr>
      <w:ins w:id="386" w:author="PVC" w:date="2022-06-28T15:31:00Z">
        <w:r>
          <w:rPr>
            <w:rFonts w:hint="eastAsia"/>
          </w:rPr>
          <w:t>尽管自由尾迹模型仍然是目前直升机工程界普遍认可的旋翼空气动力学分析手段，但该模型本身也存在一定的局限性。首先，自由尾迹模型必须与其他模型（如升力面模型）配合，才能获得桨尖涡环量的初始值。其次，目前常用的涡核模型都存在若干经验参数，并且桨尖涡的截断位置也需要人工设置。另外，这种物理模型虽然能够大体上还原桨尖涡的几何结构，但在处理桨尖涡与固体壁面碰撞等问题时，只能采取回避或</w:t>
        </w:r>
        <w:r>
          <w:rPr>
            <w:rFonts w:hint="eastAsia"/>
          </w:rPr>
          <w:lastRenderedPageBreak/>
          <w:t>镜像处理的方法，无法描述涡结构破碎等现象。</w:t>
        </w:r>
      </w:ins>
    </w:p>
    <w:p w14:paraId="0B1DC247" w14:textId="77777777" w:rsidR="006D2FDF" w:rsidRDefault="006D2FDF" w:rsidP="008E047A">
      <w:pPr>
        <w:pStyle w:val="3"/>
        <w:numPr>
          <w:ilvl w:val="1"/>
          <w:numId w:val="3"/>
        </w:numPr>
        <w:spacing w:beforeLines="50" w:before="156" w:afterLines="50" w:after="156" w:line="240" w:lineRule="auto"/>
        <w:jc w:val="left"/>
        <w:rPr>
          <w:ins w:id="387" w:author="PVC" w:date="2022-06-28T15:31:00Z"/>
        </w:rPr>
      </w:pPr>
      <w:ins w:id="388" w:author="PVC" w:date="2022-06-28T15:31:00Z">
        <w:r>
          <w:rPr>
            <w:rFonts w:hint="eastAsia"/>
          </w:rPr>
          <w:t>涡粒子模型</w:t>
        </w:r>
      </w:ins>
    </w:p>
    <w:p w14:paraId="0FB2E38E" w14:textId="77777777" w:rsidR="006D2FDF" w:rsidRDefault="006D2FDF" w:rsidP="009D07A1">
      <w:pPr>
        <w:ind w:firstLine="420"/>
        <w:rPr>
          <w:ins w:id="389" w:author="PVC" w:date="2022-06-28T15:31:00Z"/>
        </w:rPr>
      </w:pPr>
      <w:ins w:id="390" w:author="PVC" w:date="2022-06-28T15:31:00Z">
        <w:r>
          <w:rPr>
            <w:rFonts w:hint="eastAsia"/>
          </w:rPr>
          <w:t>黏性涡粒子模型（</w:t>
        </w:r>
        <w:r>
          <w:rPr>
            <w:rFonts w:hint="eastAsia"/>
          </w:rPr>
          <w:t xml:space="preserve">vortex </w:t>
        </w:r>
        <w:r>
          <w:t>p</w:t>
        </w:r>
        <w:r>
          <w:rPr>
            <w:rFonts w:hint="eastAsia"/>
          </w:rPr>
          <w:t xml:space="preserve">article </w:t>
        </w:r>
        <w:r>
          <w:t>m</w:t>
        </w:r>
        <w:r>
          <w:rPr>
            <w:rFonts w:hint="eastAsia"/>
          </w:rPr>
          <w:t>odel, VPM</w:t>
        </w:r>
        <w:r>
          <w:rPr>
            <w:rFonts w:hint="eastAsia"/>
          </w:rPr>
          <w:t>）与自由尾迹模型类似，也属于基于拉格朗日观点的分析模型。不同的是该模型用涡粒子代替了涡线，每个涡粒子由位置和涡量两个矢量来描述。其中，涡元位置的变化规律与自由尾迹模型一样，而涡量的变化规律则由涡量输运方程给出。</w:t>
        </w:r>
      </w:ins>
    </w:p>
    <w:p w14:paraId="5CD0762E" w14:textId="77777777" w:rsidR="006D2FDF" w:rsidRDefault="006D2FDF" w:rsidP="009D07A1">
      <w:pPr>
        <w:ind w:firstLine="420"/>
        <w:rPr>
          <w:ins w:id="391" w:author="PVC" w:date="2022-06-28T15:31:00Z"/>
        </w:rPr>
      </w:pPr>
      <w:ins w:id="392" w:author="PVC" w:date="2022-06-28T15:31:00Z">
        <w:r>
          <w:rPr>
            <w:rFonts w:hint="eastAsia"/>
          </w:rPr>
          <w:t>2009</w:t>
        </w:r>
        <w:r>
          <w:rPr>
            <w:rFonts w:hint="eastAsia"/>
          </w:rPr>
          <w:t>年，</w:t>
        </w:r>
        <w:r>
          <w:rPr>
            <w:rFonts w:hint="eastAsia"/>
          </w:rPr>
          <w:t>He</w:t>
        </w:r>
        <w:r>
          <w:rPr>
            <w:rFonts w:hint="eastAsia"/>
          </w:rPr>
          <w:t>等</w:t>
        </w:r>
        <w:r>
          <w:fldChar w:fldCharType="begin"/>
        </w:r>
      </w:ins>
      <w:r w:rsidR="00840FFD">
        <w:instrText xml:space="preserve"> ADDIN NE.Ref.{452342BE-42C5-4729-8557-5BA2178CFBBF}</w:instrText>
      </w:r>
      <w:ins w:id="393" w:author="PVC" w:date="2022-06-28T15:31:00Z">
        <w:r>
          <w:fldChar w:fldCharType="separate"/>
        </w:r>
      </w:ins>
      <w:r w:rsidR="00840FFD">
        <w:rPr>
          <w:color w:val="000000"/>
          <w:kern w:val="0"/>
          <w:szCs w:val="21"/>
          <w:vertAlign w:val="superscript"/>
        </w:rPr>
        <w:t>[36]</w:t>
      </w:r>
      <w:ins w:id="394" w:author="PVC" w:date="2022-06-28T15:31:00Z">
        <w:r>
          <w:fldChar w:fldCharType="end"/>
        </w:r>
        <w:r>
          <w:rPr>
            <w:rFonts w:hint="eastAsia"/>
          </w:rPr>
          <w:t>利用</w:t>
        </w:r>
        <w:r>
          <w:rPr>
            <w:rFonts w:hint="eastAsia"/>
          </w:rPr>
          <w:t>VPM</w:t>
        </w:r>
        <w:r>
          <w:rPr>
            <w:rFonts w:hint="eastAsia"/>
          </w:rPr>
          <w:t>研究了旋翼尾迹中涡量的输运和扩散现象。该方法避免了基于欧拉观点的数值离散方法所引入的数值耗散。计算结果显示：</w:t>
        </w:r>
        <w:r>
          <w:rPr>
            <w:rFonts w:hint="eastAsia"/>
          </w:rPr>
          <w:t>VPM</w:t>
        </w:r>
        <w:r>
          <w:rPr>
            <w:rFonts w:hint="eastAsia"/>
          </w:rPr>
          <w:t>可以精确模拟旋翼尾迹在悬停、前飞等状态下的动态变化；不借助经验参数，很好地捕捉到了尾迹收缩、桨尖涡卷起、涡量扩散等物理现象；尾迹对总距突增操纵的动态响应计算结果与</w:t>
        </w:r>
      </w:ins>
      <w:ins w:id="395" w:author="PVC" w:date="2022-06-28T20:08:00Z">
        <w:r w:rsidR="009A72F4">
          <w:rPr>
            <w:rFonts w:hint="eastAsia"/>
          </w:rPr>
          <w:t>试验</w:t>
        </w:r>
      </w:ins>
      <w:ins w:id="396" w:author="PVC" w:date="2022-06-28T15:31:00Z">
        <w:r>
          <w:rPr>
            <w:rFonts w:hint="eastAsia"/>
          </w:rPr>
          <w:t>吻合很好。此文中的旋翼尾迹初始涡量由升力线模型获得。此文指出了用</w:t>
        </w:r>
        <w:r>
          <w:rPr>
            <w:rFonts w:hint="eastAsia"/>
          </w:rPr>
          <w:t>CFD</w:t>
        </w:r>
        <w:r>
          <w:rPr>
            <w:rFonts w:hint="eastAsia"/>
          </w:rPr>
          <w:t>替代该模型的可能性，但没有进一步给出具体实施方法和计算结果。</w:t>
        </w:r>
      </w:ins>
    </w:p>
    <w:p w14:paraId="786702AF" w14:textId="71A82FE6" w:rsidR="00B7294F" w:rsidRDefault="006D2FDF" w:rsidP="00B7294F">
      <w:pPr>
        <w:ind w:firstLine="420"/>
        <w:rPr>
          <w:ins w:id="397" w:author="PVC" w:date="2022-07-01T16:31:00Z"/>
        </w:rPr>
      </w:pPr>
      <w:ins w:id="398" w:author="PVC" w:date="2022-06-28T15:31:00Z">
        <w:r>
          <w:rPr>
            <w:rFonts w:hint="eastAsia"/>
          </w:rPr>
          <w:t>2012</w:t>
        </w:r>
        <w:r>
          <w:rPr>
            <w:rFonts w:hint="eastAsia"/>
          </w:rPr>
          <w:t>年，魏鹏等</w:t>
        </w:r>
        <w:r>
          <w:fldChar w:fldCharType="begin"/>
        </w:r>
      </w:ins>
      <w:r w:rsidR="00840FFD">
        <w:instrText xml:space="preserve"> ADDIN NE.Ref.{C60F26D6-0794-4324-84C0-D4A6DD1A1019}</w:instrText>
      </w:r>
      <w:ins w:id="399" w:author="PVC" w:date="2022-06-28T15:31:00Z">
        <w:r>
          <w:fldChar w:fldCharType="separate"/>
        </w:r>
      </w:ins>
      <w:r w:rsidR="00840FFD">
        <w:rPr>
          <w:color w:val="000000"/>
          <w:kern w:val="0"/>
          <w:szCs w:val="21"/>
          <w:vertAlign w:val="superscript"/>
        </w:rPr>
        <w:t>[37</w:t>
      </w:r>
      <w:r w:rsidR="00101B78">
        <w:rPr>
          <w:color w:val="000000"/>
          <w:kern w:val="0"/>
          <w:szCs w:val="21"/>
          <w:vertAlign w:val="superscript"/>
        </w:rPr>
        <w:t>-</w:t>
      </w:r>
      <w:r w:rsidR="00840FFD">
        <w:rPr>
          <w:color w:val="000000"/>
          <w:kern w:val="0"/>
          <w:szCs w:val="21"/>
          <w:vertAlign w:val="superscript"/>
        </w:rPr>
        <w:t>38]</w:t>
      </w:r>
      <w:ins w:id="400" w:author="PVC" w:date="2022-06-28T15:31:00Z">
        <w:r>
          <w:fldChar w:fldCharType="end"/>
        </w:r>
        <w:r>
          <w:rPr>
            <w:rFonts w:hint="eastAsia"/>
          </w:rPr>
          <w:t>基于</w:t>
        </w:r>
        <w:r>
          <w:rPr>
            <w:rFonts w:hint="eastAsia"/>
          </w:rPr>
          <w:t>VPM</w:t>
        </w:r>
        <w:r>
          <w:rPr>
            <w:rFonts w:hint="eastAsia"/>
          </w:rPr>
          <w:t>建立了一种适用于旋翼非定常流场特性分析的数值方法。桨叶附着涡以及新生涡环量由升力面模型</w:t>
        </w:r>
        <w:r>
          <w:fldChar w:fldCharType="begin"/>
        </w:r>
      </w:ins>
      <w:r w:rsidR="00840FFD">
        <w:instrText xml:space="preserve"> ADDIN NE.Ref.{1E2742FF-267B-46A5-B915-01025A3D09EA}</w:instrText>
      </w:r>
      <w:ins w:id="401" w:author="PVC" w:date="2022-06-28T15:31:00Z">
        <w:r>
          <w:fldChar w:fldCharType="separate"/>
        </w:r>
      </w:ins>
      <w:r w:rsidR="00840FFD">
        <w:rPr>
          <w:color w:val="000000"/>
          <w:kern w:val="0"/>
          <w:szCs w:val="21"/>
          <w:vertAlign w:val="superscript"/>
        </w:rPr>
        <w:t>[39]</w:t>
      </w:r>
      <w:ins w:id="402" w:author="PVC" w:date="2022-06-28T15:31:00Z">
        <w:r>
          <w:fldChar w:fldCharType="end"/>
        </w:r>
        <w:r>
          <w:rPr>
            <w:rFonts w:hint="eastAsia"/>
          </w:rPr>
          <w:t>给出。计算结果显示，该方法与自由尾迹模型和</w:t>
        </w:r>
        <w:r>
          <w:rPr>
            <w:rFonts w:hint="eastAsia"/>
          </w:rPr>
          <w:t>CFD</w:t>
        </w:r>
        <w:r>
          <w:rPr>
            <w:rFonts w:hint="eastAsia"/>
          </w:rPr>
          <w:t>相比，能够在兼顾效率的同时，更好地捕捉旋翼尾迹运动</w:t>
        </w:r>
      </w:ins>
      <w:ins w:id="403" w:author="PVC" w:date="2022-07-01T17:00:00Z">
        <w:r w:rsidR="003A60AD">
          <w:rPr>
            <w:rFonts w:hint="eastAsia"/>
          </w:rPr>
          <w:t>（如图</w:t>
        </w:r>
      </w:ins>
      <w:ins w:id="404" w:author="PVC" w:date="2022-07-01T18:27:00Z">
        <w:r w:rsidR="009134A9">
          <w:t>3</w:t>
        </w:r>
      </w:ins>
      <w:ins w:id="405" w:author="PVC" w:date="2022-07-01T17:00:00Z">
        <w:r w:rsidR="003A60AD">
          <w:rPr>
            <w:rFonts w:hint="eastAsia"/>
          </w:rPr>
          <w:t>所示）</w:t>
        </w:r>
      </w:ins>
      <w:ins w:id="406" w:author="PVC" w:date="2022-06-28T15:31:00Z">
        <w:r>
          <w:rPr>
            <w:rFonts w:hint="eastAsia"/>
          </w:rPr>
          <w:t>。但升力面模型只适用于势流，并不能很好反映动态失速、桨尖激波等现象。</w:t>
        </w:r>
      </w:ins>
    </w:p>
    <w:p w14:paraId="22DEEEFC" w14:textId="056E0D17" w:rsidR="00B7294F" w:rsidRDefault="00E82811" w:rsidP="00B7294F">
      <w:pPr>
        <w:keepNext/>
        <w:ind w:firstLineChars="0" w:firstLine="0"/>
        <w:rPr>
          <w:ins w:id="407" w:author="PVC" w:date="2022-07-01T16:31:00Z"/>
        </w:rPr>
      </w:pPr>
      <w:ins w:id="408" w:author="PVC" w:date="2022-07-01T16:33:00Z">
        <w:r>
          <w:rPr>
            <w:rFonts w:hint="eastAsia"/>
            <w:noProof/>
          </w:rPr>
          <w:drawing>
            <wp:inline distT="0" distB="0" distL="0" distR="0" wp14:anchorId="467DFB43" wp14:editId="5D4197D8">
              <wp:extent cx="2501900" cy="1930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ortex-partic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01900" cy="1930400"/>
                      </a:xfrm>
                      <a:prstGeom prst="rect">
                        <a:avLst/>
                      </a:prstGeom>
                    </pic:spPr>
                  </pic:pic>
                </a:graphicData>
              </a:graphic>
            </wp:inline>
          </w:drawing>
        </w:r>
      </w:ins>
    </w:p>
    <w:p w14:paraId="5D82F351" w14:textId="26F0305B" w:rsidR="00B7294F" w:rsidRPr="00BA10D2" w:rsidRDefault="00B7294F" w:rsidP="00BA10D2">
      <w:pPr>
        <w:ind w:firstLineChars="0" w:firstLine="0"/>
        <w:rPr>
          <w:ins w:id="409" w:author="PVC" w:date="2022-07-01T16:31:00Z"/>
          <w:rFonts w:ascii="宋体" w:hAnsi="宋体"/>
          <w:sz w:val="18"/>
          <w:szCs w:val="21"/>
        </w:rPr>
      </w:pPr>
      <w:ins w:id="410" w:author="PVC" w:date="2022-07-01T16:31:00Z">
        <w:r w:rsidRPr="00BA10D2">
          <w:rPr>
            <w:rFonts w:ascii="宋体" w:hAnsi="宋体" w:hint="eastAsia"/>
            <w:sz w:val="18"/>
            <w:szCs w:val="21"/>
          </w:rPr>
          <w:t>图</w:t>
        </w:r>
      </w:ins>
      <w:ins w:id="411" w:author="PVC" w:date="2022-07-01T18:27:00Z">
        <w:r w:rsidR="009134A9" w:rsidRPr="00BA10D2">
          <w:rPr>
            <w:rFonts w:ascii="宋体" w:hAnsi="宋体"/>
            <w:sz w:val="18"/>
            <w:szCs w:val="21"/>
          </w:rPr>
          <w:t>3</w:t>
        </w:r>
      </w:ins>
      <w:ins w:id="412" w:author="PVC" w:date="2022-07-01T16:34:00Z">
        <w:r w:rsidR="00E82811" w:rsidRPr="00BA10D2">
          <w:rPr>
            <w:rFonts w:ascii="宋体" w:hAnsi="宋体" w:hint="eastAsia"/>
            <w:sz w:val="18"/>
            <w:szCs w:val="21"/>
          </w:rPr>
          <w:t>由</w:t>
        </w:r>
      </w:ins>
      <w:ins w:id="413" w:author="PVC" w:date="2022-07-01T18:11:00Z">
        <w:r w:rsidR="00A5211F" w:rsidRPr="00BA10D2">
          <w:rPr>
            <w:rFonts w:ascii="宋体" w:hAnsi="宋体" w:hint="eastAsia"/>
            <w:sz w:val="18"/>
            <w:szCs w:val="21"/>
          </w:rPr>
          <w:t>涡粒子模型</w:t>
        </w:r>
      </w:ins>
      <w:ins w:id="414" w:author="PVC" w:date="2022-07-01T16:34:00Z">
        <w:r w:rsidR="00E82811" w:rsidRPr="00BA10D2">
          <w:rPr>
            <w:rFonts w:ascii="宋体" w:hAnsi="宋体" w:hint="eastAsia"/>
            <w:sz w:val="18"/>
            <w:szCs w:val="21"/>
          </w:rPr>
          <w:t>得到的</w:t>
        </w:r>
      </w:ins>
      <w:ins w:id="415" w:author="PVC" w:date="2022-07-01T18:11:00Z">
        <w:r w:rsidR="00A5211F" w:rsidRPr="00BA10D2">
          <w:rPr>
            <w:rFonts w:ascii="宋体" w:hAnsi="宋体" w:hint="eastAsia"/>
            <w:sz w:val="18"/>
            <w:szCs w:val="21"/>
          </w:rPr>
          <w:t>旋翼尾迹</w:t>
        </w:r>
      </w:ins>
      <w:ins w:id="416" w:author="PVC" w:date="2022-07-01T16:34:00Z">
        <w:r w:rsidR="00001D74" w:rsidRPr="00BA10D2">
          <w:rPr>
            <w:rFonts w:ascii="宋体" w:hAnsi="宋体"/>
            <w:sz w:val="18"/>
            <w:szCs w:val="21"/>
          </w:rPr>
          <w:fldChar w:fldCharType="begin"/>
        </w:r>
        <w:r w:rsidR="00001D74" w:rsidRPr="00BA10D2">
          <w:rPr>
            <w:rFonts w:ascii="宋体" w:hAnsi="宋体"/>
            <w:sz w:val="18"/>
            <w:szCs w:val="21"/>
          </w:rPr>
          <w:instrText xml:space="preserve"> ADDIN NE.Ref.{C60F26D6-0794-4324-84C0-D4A6DD1A1019}</w:instrText>
        </w:r>
        <w:r w:rsidR="00001D74" w:rsidRPr="00BA10D2">
          <w:rPr>
            <w:rFonts w:ascii="宋体" w:hAnsi="宋体"/>
            <w:sz w:val="18"/>
            <w:szCs w:val="21"/>
          </w:rPr>
          <w:fldChar w:fldCharType="separate"/>
        </w:r>
        <w:r w:rsidR="00001D74" w:rsidRPr="00BA10D2">
          <w:rPr>
            <w:rFonts w:ascii="宋体" w:hAnsi="宋体"/>
            <w:sz w:val="18"/>
            <w:szCs w:val="21"/>
            <w:vertAlign w:val="superscript"/>
          </w:rPr>
          <w:t>[37]</w:t>
        </w:r>
        <w:r w:rsidR="00001D74" w:rsidRPr="00BA10D2">
          <w:rPr>
            <w:rFonts w:ascii="宋体" w:hAnsi="宋体"/>
            <w:sz w:val="18"/>
            <w:szCs w:val="21"/>
          </w:rPr>
          <w:fldChar w:fldCharType="end"/>
        </w:r>
      </w:ins>
    </w:p>
    <w:p w14:paraId="4727CE78" w14:textId="30771C9B" w:rsidR="00B7294F" w:rsidRPr="00987BAC" w:rsidRDefault="00B7294F" w:rsidP="006204E8">
      <w:pPr>
        <w:ind w:firstLineChars="0" w:firstLine="0"/>
        <w:rPr>
          <w:ins w:id="417" w:author="PVC" w:date="2022-07-01T16:31:00Z"/>
          <w:sz w:val="18"/>
          <w:szCs w:val="18"/>
        </w:rPr>
      </w:pPr>
      <w:ins w:id="418" w:author="PVC" w:date="2022-07-01T16:31:00Z">
        <w:r w:rsidRPr="0066781C">
          <w:rPr>
            <w:rFonts w:hint="eastAsia"/>
            <w:sz w:val="18"/>
            <w:szCs w:val="18"/>
          </w:rPr>
          <w:t>Fig.</w:t>
        </w:r>
      </w:ins>
      <w:ins w:id="419" w:author="PVC" w:date="2022-07-01T18:27:00Z">
        <w:r w:rsidR="009134A9">
          <w:rPr>
            <w:sz w:val="18"/>
            <w:szCs w:val="18"/>
          </w:rPr>
          <w:t>3</w:t>
        </w:r>
      </w:ins>
      <w:ins w:id="420" w:author="PVC" w:date="2022-07-01T16:31:00Z">
        <w:r w:rsidRPr="0066781C">
          <w:rPr>
            <w:rFonts w:hint="eastAsia"/>
            <w:sz w:val="18"/>
            <w:szCs w:val="18"/>
          </w:rPr>
          <w:t xml:space="preserve"> </w:t>
        </w:r>
      </w:ins>
      <w:ins w:id="421" w:author="PVC" w:date="2022-07-01T18:11:00Z">
        <w:r w:rsidR="00D077E7">
          <w:rPr>
            <w:rFonts w:hint="eastAsia"/>
            <w:sz w:val="18"/>
            <w:szCs w:val="18"/>
          </w:rPr>
          <w:t>Rot</w:t>
        </w:r>
        <w:r w:rsidR="00D077E7">
          <w:rPr>
            <w:sz w:val="18"/>
            <w:szCs w:val="18"/>
          </w:rPr>
          <w:t>or wake</w:t>
        </w:r>
      </w:ins>
      <w:ins w:id="422" w:author="PVC" w:date="2022-07-01T16:35:00Z">
        <w:r w:rsidR="00C6520B">
          <w:rPr>
            <w:sz w:val="18"/>
            <w:szCs w:val="18"/>
          </w:rPr>
          <w:t xml:space="preserve"> given by VPM</w:t>
        </w:r>
      </w:ins>
      <w:ins w:id="423" w:author="PVC" w:date="2022-07-01T18:37:00Z">
        <w:r w:rsidR="0021491C" w:rsidRPr="006204E8">
          <w:rPr>
            <w:sz w:val="18"/>
            <w:szCs w:val="18"/>
            <w:vertAlign w:val="superscript"/>
          </w:rPr>
          <w:fldChar w:fldCharType="begin"/>
        </w:r>
        <w:r w:rsidR="0021491C" w:rsidRPr="006204E8">
          <w:rPr>
            <w:sz w:val="18"/>
            <w:szCs w:val="18"/>
            <w:vertAlign w:val="superscript"/>
          </w:rPr>
          <w:instrText xml:space="preserve"> ADDIN NE.Ref.{C60F26D6-0794-4324-84C0-D4A6DD1A1019}</w:instrText>
        </w:r>
        <w:r w:rsidR="0021491C" w:rsidRPr="006204E8">
          <w:rPr>
            <w:sz w:val="18"/>
            <w:szCs w:val="18"/>
            <w:vertAlign w:val="superscript"/>
          </w:rPr>
          <w:fldChar w:fldCharType="separate"/>
        </w:r>
        <w:r w:rsidR="0021491C" w:rsidRPr="006204E8">
          <w:rPr>
            <w:sz w:val="18"/>
            <w:szCs w:val="18"/>
            <w:vertAlign w:val="superscript"/>
          </w:rPr>
          <w:t>[37]</w:t>
        </w:r>
        <w:r w:rsidR="0021491C" w:rsidRPr="006204E8">
          <w:rPr>
            <w:sz w:val="18"/>
            <w:szCs w:val="18"/>
            <w:vertAlign w:val="superscript"/>
          </w:rPr>
          <w:fldChar w:fldCharType="end"/>
        </w:r>
      </w:ins>
    </w:p>
    <w:p w14:paraId="7BE99722" w14:textId="77777777" w:rsidR="00B7294F" w:rsidRDefault="00B7294F" w:rsidP="009D07A1">
      <w:pPr>
        <w:ind w:firstLine="420"/>
        <w:rPr>
          <w:ins w:id="424" w:author="PVC" w:date="2022-06-28T15:31:00Z"/>
        </w:rPr>
      </w:pPr>
    </w:p>
    <w:p w14:paraId="34C4AB6C" w14:textId="77777777" w:rsidR="006D2FDF" w:rsidRDefault="006D2FDF" w:rsidP="009D07A1">
      <w:pPr>
        <w:ind w:firstLine="420"/>
        <w:rPr>
          <w:ins w:id="425" w:author="PVC" w:date="2022-06-28T15:31:00Z"/>
        </w:rPr>
      </w:pPr>
      <w:ins w:id="426" w:author="PVC" w:date="2022-06-28T15:31:00Z">
        <w:r>
          <w:rPr>
            <w:rFonts w:hint="eastAsia"/>
          </w:rPr>
          <w:t>2014</w:t>
        </w:r>
        <w:r>
          <w:rPr>
            <w:rFonts w:hint="eastAsia"/>
          </w:rPr>
          <w:t>年，王浩文等</w:t>
        </w:r>
        <w:r>
          <w:fldChar w:fldCharType="begin"/>
        </w:r>
      </w:ins>
      <w:r w:rsidR="00840FFD">
        <w:instrText xml:space="preserve"> ADDIN NE.Ref.{51E78AEE-B01E-4CA7-A6C6-A694D385464E}</w:instrText>
      </w:r>
      <w:ins w:id="427" w:author="PVC" w:date="2022-06-28T15:31:00Z">
        <w:r>
          <w:fldChar w:fldCharType="separate"/>
        </w:r>
      </w:ins>
      <w:r w:rsidR="00840FFD">
        <w:rPr>
          <w:color w:val="000000"/>
          <w:kern w:val="0"/>
          <w:szCs w:val="21"/>
          <w:vertAlign w:val="superscript"/>
        </w:rPr>
        <w:t>[40]</w:t>
      </w:r>
      <w:ins w:id="428" w:author="PVC" w:date="2022-06-28T15:31:00Z">
        <w:r>
          <w:fldChar w:fldCharType="end"/>
        </w:r>
        <w:r>
          <w:rPr>
            <w:rFonts w:hint="eastAsia"/>
          </w:rPr>
          <w:t>采用非定常面元法、</w:t>
        </w:r>
        <w:r>
          <w:rPr>
            <w:rFonts w:hint="eastAsia"/>
          </w:rPr>
          <w:t>VPM</w:t>
        </w:r>
        <w:r>
          <w:rPr>
            <w:rFonts w:hint="eastAsia"/>
          </w:rPr>
          <w:t>及涡量镜面法，建立了旋翼</w:t>
        </w:r>
        <w:r>
          <w:rPr>
            <w:rFonts w:hint="eastAsia"/>
          </w:rPr>
          <w:t>-</w:t>
        </w:r>
        <w:r>
          <w:rPr>
            <w:rFonts w:hint="eastAsia"/>
          </w:rPr>
          <w:t>平尾非定常气动干扰分析模型。计算结果显示，此方法计算精度高于时间精确自由尾迹，计算效率高于</w:t>
        </w:r>
        <w:r>
          <w:rPr>
            <w:rFonts w:hint="eastAsia"/>
          </w:rPr>
          <w:t>CFD</w:t>
        </w:r>
        <w:r>
          <w:rPr>
            <w:rFonts w:hint="eastAsia"/>
          </w:rPr>
          <w:t>。但面元法只适用于势流，并不能真实反映桨叶表面的分离、压缩性等流动现象。</w:t>
        </w:r>
      </w:ins>
    </w:p>
    <w:p w14:paraId="77F13110" w14:textId="77777777" w:rsidR="006D2FDF" w:rsidRDefault="006D2FDF" w:rsidP="009D07A1">
      <w:pPr>
        <w:ind w:firstLine="420"/>
        <w:rPr>
          <w:ins w:id="429" w:author="PVC" w:date="2022-06-28T15:31:00Z"/>
        </w:rPr>
      </w:pPr>
      <w:ins w:id="430" w:author="PVC" w:date="2022-06-28T15:31:00Z">
        <w:r>
          <w:rPr>
            <w:rFonts w:hint="eastAsia"/>
          </w:rPr>
          <w:t>从上述研究内容来看，</w:t>
        </w:r>
        <w:r>
          <w:rPr>
            <w:rFonts w:hint="eastAsia"/>
          </w:rPr>
          <w:t>VPM</w:t>
        </w:r>
        <w:r>
          <w:rPr>
            <w:rFonts w:hint="eastAsia"/>
          </w:rPr>
          <w:t>本身可以比较高效（与</w:t>
        </w:r>
        <w:r>
          <w:rPr>
            <w:rFonts w:hint="eastAsia"/>
          </w:rPr>
          <w:t>CFD</w:t>
        </w:r>
        <w:r>
          <w:rPr>
            <w:rFonts w:hint="eastAsia"/>
          </w:rPr>
          <w:t>相比）且精确（与自由尾迹相比）地捕捉旋翼尾迹中的典型流动现象；但在处理桨叶、机身、固定翼面等壁面时，需引入其他模型作为补充。除上面提到的只适用于势流的升力线模型、升力面模型、面元法外，也有研究人员尝试采用</w:t>
        </w:r>
        <w:r>
          <w:rPr>
            <w:rFonts w:hint="eastAsia"/>
          </w:rPr>
          <w:t>CFD</w:t>
        </w:r>
        <w:r>
          <w:rPr>
            <w:rFonts w:hint="eastAsia"/>
          </w:rPr>
          <w:t>对近壁面进行处理。</w:t>
        </w:r>
      </w:ins>
    </w:p>
    <w:p w14:paraId="7AF4230D" w14:textId="77777777" w:rsidR="006D2FDF" w:rsidRDefault="006D2FDF" w:rsidP="008E047A">
      <w:pPr>
        <w:pStyle w:val="3"/>
        <w:numPr>
          <w:ilvl w:val="1"/>
          <w:numId w:val="3"/>
        </w:numPr>
        <w:spacing w:beforeLines="50" w:before="156" w:afterLines="50" w:after="156" w:line="240" w:lineRule="auto"/>
        <w:jc w:val="left"/>
        <w:rPr>
          <w:ins w:id="431" w:author="PVC" w:date="2022-06-28T15:31:00Z"/>
        </w:rPr>
      </w:pPr>
      <w:ins w:id="432" w:author="PVC" w:date="2022-06-28T15:31:00Z">
        <w:r>
          <w:rPr>
            <w:rFonts w:hint="eastAsia"/>
          </w:rPr>
          <w:t>涡量输运方程</w:t>
        </w:r>
      </w:ins>
    </w:p>
    <w:p w14:paraId="02F1ADD3" w14:textId="77777777" w:rsidR="006D2FDF" w:rsidRDefault="006D2FDF" w:rsidP="009D07A1">
      <w:pPr>
        <w:ind w:firstLine="420"/>
        <w:rPr>
          <w:ins w:id="433" w:author="PVC" w:date="2022-06-28T15:31:00Z"/>
        </w:rPr>
      </w:pPr>
      <w:ins w:id="434" w:author="PVC" w:date="2022-06-28T15:31:00Z">
        <w:r>
          <w:rPr>
            <w:rFonts w:hint="eastAsia"/>
          </w:rPr>
          <w:t>该方法基于欧拉观点（场观点），直接对涡量输运方程进行数值求解。从离散方法的角度看，该方法属于有限体积法，但描述流场的变量为涡量。由于采用了涡量形式的问题表述形式，该方法能够有效地减小数值耗散引起的涡量非物理扩散。涡量输运方法的主要弊端是难以处理壁面边界条件，无法考虑空气压缩性，因而必须引入其他方法（升力线、升力面、</w:t>
        </w:r>
        <w:r>
          <w:rPr>
            <w:rFonts w:hint="eastAsia"/>
          </w:rPr>
          <w:t>CFD</w:t>
        </w:r>
        <w:r>
          <w:rPr>
            <w:rFonts w:hint="eastAsia"/>
          </w:rPr>
          <w:t>等）作为补充。</w:t>
        </w:r>
      </w:ins>
    </w:p>
    <w:p w14:paraId="0CA6341F" w14:textId="77777777" w:rsidR="006D2FDF" w:rsidRDefault="006D2FDF" w:rsidP="009D07A1">
      <w:pPr>
        <w:ind w:firstLine="420"/>
        <w:rPr>
          <w:ins w:id="435" w:author="PVC" w:date="2022-06-28T15:31:00Z"/>
        </w:rPr>
      </w:pPr>
      <w:ins w:id="436" w:author="PVC" w:date="2022-06-28T15:31:00Z">
        <w:r>
          <w:rPr>
            <w:rFonts w:hint="eastAsia"/>
          </w:rPr>
          <w:t>2000</w:t>
        </w:r>
        <w:r>
          <w:rPr>
            <w:rFonts w:hint="eastAsia"/>
          </w:rPr>
          <w:t>年，</w:t>
        </w:r>
        <w:r>
          <w:rPr>
            <w:rFonts w:hint="eastAsia"/>
          </w:rPr>
          <w:t>Brown</w:t>
        </w:r>
        <w:r>
          <w:fldChar w:fldCharType="begin"/>
        </w:r>
      </w:ins>
      <w:r w:rsidR="00840FFD">
        <w:instrText xml:space="preserve"> ADDIN NE.Ref.{48EFA405-2709-41A8-874B-4B16A6313428}</w:instrText>
      </w:r>
      <w:ins w:id="437" w:author="PVC" w:date="2022-06-28T15:31:00Z">
        <w:r>
          <w:fldChar w:fldCharType="separate"/>
        </w:r>
      </w:ins>
      <w:r w:rsidR="00840FFD">
        <w:rPr>
          <w:color w:val="000000"/>
          <w:kern w:val="0"/>
          <w:szCs w:val="21"/>
          <w:vertAlign w:val="superscript"/>
        </w:rPr>
        <w:t>[41]</w:t>
      </w:r>
      <w:ins w:id="438" w:author="PVC" w:date="2022-06-28T15:31:00Z">
        <w:r>
          <w:fldChar w:fldCharType="end"/>
        </w:r>
        <w:r>
          <w:rPr>
            <w:rFonts w:hint="eastAsia"/>
          </w:rPr>
          <w:t>采用基于欧拉网格的涡量守恒形式的</w:t>
        </w:r>
        <w:r>
          <w:t>NS</w:t>
        </w:r>
        <w:r>
          <w:t>方程</w:t>
        </w:r>
        <w:r>
          <w:rPr>
            <w:rFonts w:hint="eastAsia"/>
          </w:rPr>
          <w:t>（即涡量输运方程），计算了孤立旋翼和共轴双旋翼周围的非定常气动环境，并与</w:t>
        </w:r>
      </w:ins>
      <w:ins w:id="439" w:author="PVC" w:date="2022-06-28T20:08:00Z">
        <w:r w:rsidR="009A72F4">
          <w:rPr>
            <w:rFonts w:hint="eastAsia"/>
          </w:rPr>
          <w:t>试验</w:t>
        </w:r>
      </w:ins>
      <w:ins w:id="440" w:author="PVC" w:date="2022-06-28T15:31:00Z">
        <w:r>
          <w:rPr>
            <w:rFonts w:hint="eastAsia"/>
          </w:rPr>
          <w:t>数据进行了</w:t>
        </w:r>
      </w:ins>
      <w:ins w:id="441" w:author="PVC" w:date="2022-06-29T15:16:00Z">
        <w:r w:rsidR="000C54C8">
          <w:rPr>
            <w:rFonts w:hint="eastAsia"/>
          </w:rPr>
          <w:t>对比</w:t>
        </w:r>
      </w:ins>
      <w:ins w:id="442" w:author="PVC" w:date="2022-06-28T15:31:00Z">
        <w:r>
          <w:rPr>
            <w:rFonts w:hint="eastAsia"/>
          </w:rPr>
          <w:t>验证。由于涡量输运方程不能直接处理壁面边界条件，此文</w:t>
        </w:r>
      </w:ins>
      <w:ins w:id="443" w:author="PVC" w:date="2022-06-29T15:16:00Z">
        <w:r w:rsidR="000C54C8">
          <w:rPr>
            <w:rFonts w:hint="eastAsia"/>
          </w:rPr>
          <w:t>利用</w:t>
        </w:r>
      </w:ins>
      <w:ins w:id="444" w:author="PVC" w:date="2022-06-28T15:31:00Z">
        <w:r>
          <w:rPr>
            <w:rFonts w:hint="eastAsia"/>
          </w:rPr>
          <w:t>升力线方法给出尾迹初始涡量。</w:t>
        </w:r>
      </w:ins>
    </w:p>
    <w:p w14:paraId="5F2A5324" w14:textId="77777777" w:rsidR="006D2FDF" w:rsidRDefault="006D2FDF" w:rsidP="009D07A1">
      <w:pPr>
        <w:ind w:firstLine="420"/>
        <w:rPr>
          <w:ins w:id="445" w:author="PVC" w:date="2022-06-28T15:31:00Z"/>
        </w:rPr>
      </w:pPr>
      <w:ins w:id="446" w:author="PVC" w:date="2022-06-28T15:31:00Z">
        <w:r>
          <w:rPr>
            <w:rFonts w:hint="eastAsia"/>
          </w:rPr>
          <w:t>2003</w:t>
        </w:r>
        <w:r>
          <w:rPr>
            <w:rFonts w:hint="eastAsia"/>
          </w:rPr>
          <w:t>年，</w:t>
        </w:r>
        <w:r>
          <w:rPr>
            <w:rFonts w:hint="eastAsia"/>
          </w:rPr>
          <w:t>Houston</w:t>
        </w:r>
        <w:r>
          <w:rPr>
            <w:rFonts w:hint="eastAsia"/>
          </w:rPr>
          <w:t>和</w:t>
        </w:r>
        <w:r>
          <w:rPr>
            <w:rFonts w:hint="eastAsia"/>
          </w:rPr>
          <w:t>Brown</w:t>
        </w:r>
        <w:r>
          <w:fldChar w:fldCharType="begin"/>
        </w:r>
      </w:ins>
      <w:r w:rsidR="00840FFD">
        <w:instrText xml:space="preserve"> ADDIN NE.Ref.{0CEF6644-C2E5-47A2-84C9-C9E71D5C7408}</w:instrText>
      </w:r>
      <w:ins w:id="447" w:author="PVC" w:date="2022-06-28T15:31:00Z">
        <w:r>
          <w:fldChar w:fldCharType="separate"/>
        </w:r>
      </w:ins>
      <w:r w:rsidR="00840FFD">
        <w:rPr>
          <w:color w:val="000000"/>
          <w:kern w:val="0"/>
          <w:szCs w:val="21"/>
          <w:vertAlign w:val="superscript"/>
        </w:rPr>
        <w:t>[41</w:t>
      </w:r>
      <w:r w:rsidR="00101B78">
        <w:rPr>
          <w:color w:val="000000"/>
          <w:kern w:val="0"/>
          <w:szCs w:val="21"/>
          <w:vertAlign w:val="superscript"/>
        </w:rPr>
        <w:t>-</w:t>
      </w:r>
      <w:r w:rsidR="00840FFD">
        <w:rPr>
          <w:color w:val="000000"/>
          <w:kern w:val="0"/>
          <w:szCs w:val="21"/>
          <w:vertAlign w:val="superscript"/>
        </w:rPr>
        <w:t>42]</w:t>
      </w:r>
      <w:ins w:id="448" w:author="PVC" w:date="2022-06-28T15:31:00Z">
        <w:r>
          <w:fldChar w:fldCharType="end"/>
        </w:r>
        <w:r>
          <w:rPr>
            <w:rFonts w:hint="eastAsia"/>
          </w:rPr>
          <w:t>采用有限状态入流模型与涡量输运模型两种方法，研究了直升机配平、自转下滑状等飞行力学问题。计算结果表明，当自转下滑率较小时，两种模型给出的计算结果差别不大；随着下滑角</w:t>
        </w:r>
      </w:ins>
      <w:ins w:id="449" w:author="PVC" w:date="2022-06-29T15:16:00Z">
        <w:r w:rsidR="008B7551">
          <w:rPr>
            <w:rFonts w:hint="eastAsia"/>
          </w:rPr>
          <w:t>的</w:t>
        </w:r>
      </w:ins>
      <w:ins w:id="450" w:author="PVC" w:date="2022-06-28T15:31:00Z">
        <w:r>
          <w:rPr>
            <w:rFonts w:hint="eastAsia"/>
          </w:rPr>
          <w:t>增大，两者的差别</w:t>
        </w:r>
      </w:ins>
      <w:ins w:id="451" w:author="PVC" w:date="2022-06-29T15:16:00Z">
        <w:r w:rsidR="001D7599">
          <w:rPr>
            <w:rFonts w:hint="eastAsia"/>
          </w:rPr>
          <w:t>变得</w:t>
        </w:r>
      </w:ins>
      <w:ins w:id="452" w:author="PVC" w:date="2022-06-28T15:31:00Z">
        <w:r>
          <w:rPr>
            <w:rFonts w:hint="eastAsia"/>
          </w:rPr>
          <w:t>明显。同年，</w:t>
        </w:r>
        <w:r>
          <w:rPr>
            <w:rFonts w:hint="eastAsia"/>
          </w:rPr>
          <w:t>Whitehouse</w:t>
        </w:r>
        <w:r>
          <w:rPr>
            <w:rFonts w:hint="eastAsia"/>
          </w:rPr>
          <w:t>与</w:t>
        </w:r>
        <w:r>
          <w:rPr>
            <w:rFonts w:hint="eastAsia"/>
          </w:rPr>
          <w:t>Brown</w:t>
        </w:r>
        <w:r>
          <w:fldChar w:fldCharType="begin"/>
        </w:r>
      </w:ins>
      <w:r w:rsidR="00840FFD">
        <w:instrText xml:space="preserve"> ADDIN NE.Ref.{24D6FDF6-5A20-411A-9019-99DBBBEDD97B}</w:instrText>
      </w:r>
      <w:ins w:id="453" w:author="PVC" w:date="2022-06-28T15:31:00Z">
        <w:r>
          <w:fldChar w:fldCharType="separate"/>
        </w:r>
      </w:ins>
      <w:r w:rsidR="00840FFD">
        <w:rPr>
          <w:color w:val="000000"/>
          <w:kern w:val="0"/>
          <w:szCs w:val="21"/>
          <w:vertAlign w:val="superscript"/>
        </w:rPr>
        <w:t>[43]</w:t>
      </w:r>
      <w:ins w:id="454" w:author="PVC" w:date="2022-06-28T15:31:00Z">
        <w:r>
          <w:fldChar w:fldCharType="end"/>
        </w:r>
        <w:r>
          <w:rPr>
            <w:rFonts w:hint="eastAsia"/>
          </w:rPr>
          <w:t>将涡量输运方法应用到大型固定翼飞机尾涡与直升机尾迹气动干扰问题的研究中。计算结果显示，直升机高速飞行时，飞机尾涡不会对其造成严重影响；但在低速飞行时，飞机尾涡会引起旋</w:t>
        </w:r>
        <w:r>
          <w:rPr>
            <w:rFonts w:hint="eastAsia"/>
          </w:rPr>
          <w:lastRenderedPageBreak/>
          <w:t>翼气动载荷和气弹响应的</w:t>
        </w:r>
      </w:ins>
      <w:ins w:id="455" w:author="PVC" w:date="2022-06-29T15:46:00Z">
        <w:r w:rsidR="000B2A7B">
          <w:rPr>
            <w:rFonts w:hint="eastAsia"/>
          </w:rPr>
          <w:t>振</w:t>
        </w:r>
      </w:ins>
      <w:ins w:id="456" w:author="PVC" w:date="2022-06-28T15:31:00Z">
        <w:r>
          <w:rPr>
            <w:rFonts w:hint="eastAsia"/>
          </w:rPr>
          <w:t>荡，从而增加飞行员操纵的难度。</w:t>
        </w:r>
      </w:ins>
    </w:p>
    <w:p w14:paraId="14804465" w14:textId="78B303BE" w:rsidR="00675790" w:rsidRDefault="006D2FDF" w:rsidP="00675790">
      <w:pPr>
        <w:ind w:firstLine="420"/>
        <w:rPr>
          <w:ins w:id="457" w:author="PVC" w:date="2022-07-01T16:39:00Z"/>
        </w:rPr>
      </w:pPr>
      <w:ins w:id="458" w:author="PVC" w:date="2022-06-28T15:31:00Z">
        <w:r>
          <w:rPr>
            <w:rFonts w:hint="eastAsia"/>
          </w:rPr>
          <w:t>2005</w:t>
        </w:r>
        <w:r>
          <w:rPr>
            <w:rFonts w:hint="eastAsia"/>
          </w:rPr>
          <w:t>年，</w:t>
        </w:r>
        <w:r>
          <w:rPr>
            <w:rFonts w:hint="eastAsia"/>
          </w:rPr>
          <w:t>Brown</w:t>
        </w:r>
        <w:r>
          <w:rPr>
            <w:rFonts w:hint="eastAsia"/>
          </w:rPr>
          <w:t>与</w:t>
        </w:r>
        <w:r>
          <w:rPr>
            <w:rFonts w:hint="eastAsia"/>
          </w:rPr>
          <w:t>Line</w:t>
        </w:r>
        <w:r>
          <w:fldChar w:fldCharType="begin"/>
        </w:r>
      </w:ins>
      <w:r w:rsidR="00840FFD">
        <w:instrText xml:space="preserve"> ADDIN NE.Ref.{FE0E8945-ABEF-4BE0-95F0-660EE40A4198}</w:instrText>
      </w:r>
      <w:ins w:id="459" w:author="PVC" w:date="2022-06-28T15:31:00Z">
        <w:r>
          <w:fldChar w:fldCharType="separate"/>
        </w:r>
      </w:ins>
      <w:r w:rsidR="00840FFD">
        <w:rPr>
          <w:color w:val="000000"/>
          <w:kern w:val="0"/>
          <w:szCs w:val="21"/>
          <w:vertAlign w:val="superscript"/>
        </w:rPr>
        <w:t>[44]</w:t>
      </w:r>
      <w:ins w:id="460" w:author="PVC" w:date="2022-06-28T15:31:00Z">
        <w:r>
          <w:fldChar w:fldCharType="end"/>
        </w:r>
        <w:r>
          <w:rPr>
            <w:rFonts w:hint="eastAsia"/>
          </w:rPr>
          <w:t>对涡量输运方法进行了改进，使其计算效率得到提高</w:t>
        </w:r>
      </w:ins>
      <w:ins w:id="461" w:author="PVC" w:date="2022-07-01T16:46:00Z">
        <w:r w:rsidR="009D06B5">
          <w:rPr>
            <w:rFonts w:hint="eastAsia"/>
          </w:rPr>
          <w:t>，计算结果如图</w:t>
        </w:r>
      </w:ins>
      <w:ins w:id="462" w:author="PVC" w:date="2022-07-01T18:27:00Z">
        <w:r w:rsidR="00A6478B">
          <w:t>4</w:t>
        </w:r>
      </w:ins>
      <w:ins w:id="463" w:author="PVC" w:date="2022-07-01T16:46:00Z">
        <w:r w:rsidR="009D06B5">
          <w:rPr>
            <w:rFonts w:hint="eastAsia"/>
          </w:rPr>
          <w:t>所示</w:t>
        </w:r>
      </w:ins>
      <w:ins w:id="464" w:author="PVC" w:date="2022-06-28T15:31:00Z">
        <w:r>
          <w:rPr>
            <w:rFonts w:hint="eastAsia"/>
          </w:rPr>
          <w:t>。新算法引入了一种半拉格朗日自适应网格系统，在尽可能避免产生额外计算量的前提下，显著提高了计算结果的空间分辨率。同时，该网格系统避免了在处理计算区域边界附近尾迹截断时需借助数值边界条件的问题。对于壁面边界条件，此文仍借助升力线模型进行处理。</w:t>
        </w:r>
      </w:ins>
    </w:p>
    <w:p w14:paraId="17CCA332" w14:textId="0091124D" w:rsidR="00675790" w:rsidRDefault="00675790" w:rsidP="00675790">
      <w:pPr>
        <w:keepNext/>
        <w:ind w:firstLineChars="0" w:firstLine="0"/>
        <w:rPr>
          <w:ins w:id="465" w:author="PVC" w:date="2022-07-01T16:39:00Z"/>
        </w:rPr>
      </w:pPr>
      <w:ins w:id="466" w:author="PVC" w:date="2022-07-01T16:39:00Z">
        <w:r>
          <w:rPr>
            <w:rFonts w:hint="eastAsia"/>
            <w:noProof/>
          </w:rPr>
          <w:drawing>
            <wp:inline distT="0" distB="0" distL="0" distR="0" wp14:anchorId="62A1660C" wp14:editId="0EF02B31">
              <wp:extent cx="2514600" cy="244008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ortex-particle.png"/>
                      <pic:cNvPicPr/>
                    </pic:nvPicPr>
                    <pic:blipFill rotWithShape="1">
                      <a:blip r:embed="rId20" cstate="print">
                        <a:extLst>
                          <a:ext uri="{28A0092B-C50C-407E-A947-70E740481C1C}">
                            <a14:useLocalDpi xmlns:a14="http://schemas.microsoft.com/office/drawing/2010/main" val="0"/>
                          </a:ext>
                        </a:extLst>
                      </a:blip>
                      <a:srcRect l="1313" t="1625" r="2309" b="1895"/>
                      <a:stretch/>
                    </pic:blipFill>
                    <pic:spPr bwMode="auto">
                      <a:xfrm>
                        <a:off x="0" y="0"/>
                        <a:ext cx="2531959" cy="2456932"/>
                      </a:xfrm>
                      <a:prstGeom prst="rect">
                        <a:avLst/>
                      </a:prstGeom>
                      <a:ln>
                        <a:noFill/>
                      </a:ln>
                      <a:extLst>
                        <a:ext uri="{53640926-AAD7-44D8-BBD7-CCE9431645EC}">
                          <a14:shadowObscured xmlns:a14="http://schemas.microsoft.com/office/drawing/2010/main"/>
                        </a:ext>
                      </a:extLst>
                    </pic:spPr>
                  </pic:pic>
                </a:graphicData>
              </a:graphic>
            </wp:inline>
          </w:drawing>
        </w:r>
      </w:ins>
    </w:p>
    <w:p w14:paraId="209D7A1A" w14:textId="49823884" w:rsidR="00675790" w:rsidRPr="00A26F35" w:rsidRDefault="00675790" w:rsidP="00F01EC5">
      <w:pPr>
        <w:ind w:firstLineChars="0" w:firstLine="0"/>
        <w:rPr>
          <w:ins w:id="467" w:author="PVC" w:date="2022-07-01T16:39:00Z"/>
          <w:rFonts w:ascii="宋体" w:hAnsi="宋体"/>
          <w:sz w:val="18"/>
          <w:szCs w:val="21"/>
        </w:rPr>
      </w:pPr>
      <w:ins w:id="468" w:author="PVC" w:date="2022-07-01T16:39:00Z">
        <w:r w:rsidRPr="00A26F35">
          <w:rPr>
            <w:rFonts w:ascii="宋体" w:hAnsi="宋体" w:hint="eastAsia"/>
            <w:sz w:val="18"/>
            <w:szCs w:val="21"/>
          </w:rPr>
          <w:t>图</w:t>
        </w:r>
      </w:ins>
      <w:ins w:id="469" w:author="PVC" w:date="2022-07-01T18:27:00Z">
        <w:r w:rsidR="007C3513" w:rsidRPr="00A26F35">
          <w:rPr>
            <w:rFonts w:ascii="宋体" w:hAnsi="宋体"/>
            <w:sz w:val="18"/>
            <w:szCs w:val="21"/>
          </w:rPr>
          <w:t>4</w:t>
        </w:r>
      </w:ins>
      <w:ins w:id="470" w:author="PVC" w:date="2022-07-01T18:10:00Z">
        <w:r w:rsidR="003C1F21" w:rsidRPr="00A26F35">
          <w:rPr>
            <w:rFonts w:ascii="宋体" w:hAnsi="宋体" w:hint="eastAsia"/>
            <w:sz w:val="18"/>
            <w:szCs w:val="21"/>
          </w:rPr>
          <w:t>由</w:t>
        </w:r>
      </w:ins>
      <w:ins w:id="471" w:author="PVC" w:date="2022-07-01T16:42:00Z">
        <w:r w:rsidR="00750426" w:rsidRPr="00A26F35">
          <w:rPr>
            <w:rFonts w:ascii="宋体" w:hAnsi="宋体" w:hint="eastAsia"/>
            <w:sz w:val="18"/>
            <w:szCs w:val="21"/>
          </w:rPr>
          <w:t>涡量输运方</w:t>
        </w:r>
      </w:ins>
      <w:ins w:id="472" w:author="PVC" w:date="2022-07-01T16:43:00Z">
        <w:r w:rsidR="00850DCC" w:rsidRPr="00A26F35">
          <w:rPr>
            <w:rFonts w:ascii="宋体" w:hAnsi="宋体" w:hint="eastAsia"/>
            <w:sz w:val="18"/>
            <w:szCs w:val="21"/>
          </w:rPr>
          <w:t>程</w:t>
        </w:r>
      </w:ins>
      <w:ins w:id="473" w:author="PVC" w:date="2022-07-01T16:39:00Z">
        <w:r w:rsidRPr="00A26F35">
          <w:rPr>
            <w:rFonts w:ascii="宋体" w:hAnsi="宋体" w:hint="eastAsia"/>
            <w:sz w:val="18"/>
            <w:szCs w:val="21"/>
          </w:rPr>
          <w:t>得到的</w:t>
        </w:r>
      </w:ins>
      <w:ins w:id="474" w:author="PVC" w:date="2022-07-01T16:45:00Z">
        <w:r w:rsidR="00096FD8" w:rsidRPr="00A26F35">
          <w:rPr>
            <w:rFonts w:ascii="宋体" w:hAnsi="宋体" w:hint="eastAsia"/>
            <w:sz w:val="18"/>
            <w:szCs w:val="21"/>
          </w:rPr>
          <w:t>旋翼尾迹</w:t>
        </w:r>
      </w:ins>
      <w:ins w:id="475" w:author="PVC" w:date="2022-07-01T16:39:00Z">
        <w:r w:rsidRPr="00A26F35">
          <w:rPr>
            <w:rFonts w:ascii="宋体" w:hAnsi="宋体"/>
            <w:sz w:val="18"/>
            <w:szCs w:val="21"/>
          </w:rPr>
          <w:fldChar w:fldCharType="begin"/>
        </w:r>
        <w:r w:rsidRPr="00A26F35">
          <w:rPr>
            <w:rFonts w:ascii="宋体" w:hAnsi="宋体"/>
            <w:sz w:val="18"/>
            <w:szCs w:val="21"/>
          </w:rPr>
          <w:instrText xml:space="preserve"> ADDIN NE.Ref.{C60F26D6-0794-4324-84C0-D4A6DD1A1019}</w:instrText>
        </w:r>
        <w:r w:rsidRPr="00A26F35">
          <w:rPr>
            <w:rFonts w:ascii="宋体" w:hAnsi="宋体"/>
            <w:sz w:val="18"/>
            <w:szCs w:val="21"/>
          </w:rPr>
          <w:fldChar w:fldCharType="separate"/>
        </w:r>
        <w:r w:rsidRPr="00A26F35">
          <w:rPr>
            <w:rFonts w:ascii="宋体" w:hAnsi="宋体"/>
            <w:sz w:val="18"/>
            <w:szCs w:val="21"/>
            <w:vertAlign w:val="superscript"/>
          </w:rPr>
          <w:t>[</w:t>
        </w:r>
      </w:ins>
      <w:ins w:id="476" w:author="PVC" w:date="2022-07-01T16:43:00Z">
        <w:r w:rsidR="00E27479" w:rsidRPr="00A26F35">
          <w:rPr>
            <w:rFonts w:ascii="宋体" w:hAnsi="宋体"/>
            <w:sz w:val="18"/>
            <w:szCs w:val="21"/>
            <w:vertAlign w:val="superscript"/>
          </w:rPr>
          <w:t>44</w:t>
        </w:r>
      </w:ins>
      <w:ins w:id="477" w:author="PVC" w:date="2022-07-01T16:39:00Z">
        <w:r w:rsidRPr="00A26F35">
          <w:rPr>
            <w:rFonts w:ascii="宋体" w:hAnsi="宋体"/>
            <w:sz w:val="18"/>
            <w:szCs w:val="21"/>
            <w:vertAlign w:val="superscript"/>
          </w:rPr>
          <w:t>]</w:t>
        </w:r>
        <w:r w:rsidRPr="00A26F35">
          <w:rPr>
            <w:rFonts w:ascii="宋体" w:hAnsi="宋体"/>
            <w:sz w:val="18"/>
            <w:szCs w:val="21"/>
          </w:rPr>
          <w:fldChar w:fldCharType="end"/>
        </w:r>
      </w:ins>
    </w:p>
    <w:p w14:paraId="75C480A7" w14:textId="69E8C359" w:rsidR="006D2FDF" w:rsidRPr="00A5353A" w:rsidRDefault="00675790" w:rsidP="00032B7D">
      <w:pPr>
        <w:ind w:firstLineChars="0" w:firstLine="0"/>
        <w:rPr>
          <w:ins w:id="478" w:author="PVC" w:date="2022-07-01T16:39:00Z"/>
          <w:sz w:val="18"/>
          <w:szCs w:val="18"/>
        </w:rPr>
      </w:pPr>
      <w:ins w:id="479" w:author="PVC" w:date="2022-07-01T16:39:00Z">
        <w:r w:rsidRPr="0066781C">
          <w:rPr>
            <w:rFonts w:hint="eastAsia"/>
            <w:sz w:val="18"/>
            <w:szCs w:val="18"/>
          </w:rPr>
          <w:t>Fig.</w:t>
        </w:r>
      </w:ins>
      <w:ins w:id="480" w:author="PVC" w:date="2022-07-01T18:27:00Z">
        <w:r w:rsidR="007C3513">
          <w:rPr>
            <w:sz w:val="18"/>
            <w:szCs w:val="18"/>
          </w:rPr>
          <w:t>4</w:t>
        </w:r>
      </w:ins>
      <w:ins w:id="481" w:author="PVC" w:date="2022-07-01T16:39:00Z">
        <w:r w:rsidRPr="0066781C">
          <w:rPr>
            <w:rFonts w:hint="eastAsia"/>
            <w:sz w:val="18"/>
            <w:szCs w:val="18"/>
          </w:rPr>
          <w:t xml:space="preserve"> </w:t>
        </w:r>
      </w:ins>
      <w:ins w:id="482" w:author="PVC" w:date="2022-07-01T16:45:00Z">
        <w:r w:rsidR="00471C7A">
          <w:rPr>
            <w:rFonts w:hint="eastAsia"/>
            <w:sz w:val="18"/>
            <w:szCs w:val="18"/>
          </w:rPr>
          <w:t>Rotor</w:t>
        </w:r>
        <w:r w:rsidR="00471C7A">
          <w:rPr>
            <w:sz w:val="18"/>
            <w:szCs w:val="18"/>
          </w:rPr>
          <w:t xml:space="preserve"> </w:t>
        </w:r>
      </w:ins>
      <w:ins w:id="483" w:author="PVC" w:date="2022-07-01T16:46:00Z">
        <w:r w:rsidR="00471C7A">
          <w:rPr>
            <w:rFonts w:hint="eastAsia"/>
            <w:sz w:val="18"/>
            <w:szCs w:val="18"/>
          </w:rPr>
          <w:t>wake</w:t>
        </w:r>
        <w:r w:rsidR="00471C7A">
          <w:rPr>
            <w:sz w:val="18"/>
            <w:szCs w:val="18"/>
          </w:rPr>
          <w:t xml:space="preserve"> </w:t>
        </w:r>
      </w:ins>
      <w:ins w:id="484" w:author="PVC" w:date="2022-07-01T16:43:00Z">
        <w:r w:rsidR="00C339F8">
          <w:rPr>
            <w:sz w:val="18"/>
            <w:szCs w:val="18"/>
          </w:rPr>
          <w:t xml:space="preserve">given by </w:t>
        </w:r>
      </w:ins>
      <w:ins w:id="485" w:author="PVC" w:date="2022-07-01T16:44:00Z">
        <w:r w:rsidR="00DA403A">
          <w:rPr>
            <w:rFonts w:hint="eastAsia"/>
            <w:sz w:val="18"/>
            <w:szCs w:val="18"/>
          </w:rPr>
          <w:t>the</w:t>
        </w:r>
        <w:r w:rsidR="00DA403A">
          <w:rPr>
            <w:sz w:val="18"/>
            <w:szCs w:val="18"/>
          </w:rPr>
          <w:t xml:space="preserve"> </w:t>
        </w:r>
      </w:ins>
      <w:ins w:id="486" w:author="PVC" w:date="2022-07-01T16:43:00Z">
        <w:r w:rsidR="00C339F8">
          <w:rPr>
            <w:sz w:val="18"/>
            <w:szCs w:val="18"/>
          </w:rPr>
          <w:t>vortex transport equation</w:t>
        </w:r>
      </w:ins>
      <w:ins w:id="487" w:author="PVC" w:date="2022-07-01T18:37:00Z">
        <w:r w:rsidR="00401145" w:rsidRPr="00032B7D">
          <w:rPr>
            <w:sz w:val="18"/>
            <w:szCs w:val="18"/>
            <w:vertAlign w:val="superscript"/>
          </w:rPr>
          <w:fldChar w:fldCharType="begin"/>
        </w:r>
        <w:r w:rsidR="00401145" w:rsidRPr="00032B7D">
          <w:rPr>
            <w:sz w:val="18"/>
            <w:szCs w:val="18"/>
            <w:vertAlign w:val="superscript"/>
          </w:rPr>
          <w:instrText xml:space="preserve"> ADDIN NE.Ref.{C60F26D6-0794-4324-84C0-D4A6DD1A1019}</w:instrText>
        </w:r>
        <w:r w:rsidR="00401145" w:rsidRPr="00032B7D">
          <w:rPr>
            <w:sz w:val="18"/>
            <w:szCs w:val="18"/>
            <w:vertAlign w:val="superscript"/>
          </w:rPr>
          <w:fldChar w:fldCharType="separate"/>
        </w:r>
        <w:r w:rsidR="00401145" w:rsidRPr="00032B7D">
          <w:rPr>
            <w:sz w:val="18"/>
            <w:szCs w:val="18"/>
            <w:vertAlign w:val="superscript"/>
          </w:rPr>
          <w:t>[44]</w:t>
        </w:r>
        <w:r w:rsidR="00401145" w:rsidRPr="00032B7D">
          <w:rPr>
            <w:sz w:val="18"/>
            <w:szCs w:val="18"/>
            <w:vertAlign w:val="superscript"/>
          </w:rPr>
          <w:fldChar w:fldCharType="end"/>
        </w:r>
      </w:ins>
    </w:p>
    <w:p w14:paraId="0AB2E6BB" w14:textId="77777777" w:rsidR="00675790" w:rsidRPr="00471C7A" w:rsidRDefault="00675790" w:rsidP="009D07A1">
      <w:pPr>
        <w:ind w:firstLine="420"/>
        <w:rPr>
          <w:ins w:id="488" w:author="PVC" w:date="2022-06-28T15:31:00Z"/>
        </w:rPr>
      </w:pPr>
    </w:p>
    <w:p w14:paraId="0E888FDD" w14:textId="77777777" w:rsidR="006D2FDF" w:rsidRDefault="006D2FDF" w:rsidP="008E047A">
      <w:pPr>
        <w:pStyle w:val="3"/>
        <w:numPr>
          <w:ilvl w:val="1"/>
          <w:numId w:val="3"/>
        </w:numPr>
        <w:spacing w:beforeLines="50" w:before="156" w:afterLines="50" w:after="156" w:line="240" w:lineRule="auto"/>
        <w:jc w:val="left"/>
        <w:rPr>
          <w:ins w:id="489" w:author="PVC" w:date="2022-06-28T15:31:00Z"/>
        </w:rPr>
      </w:pPr>
      <w:ins w:id="490" w:author="PVC" w:date="2022-06-28T15:31:00Z">
        <w:r w:rsidRPr="00E53EFA">
          <w:t>N</w:t>
        </w:r>
        <w:r>
          <w:rPr>
            <w:rFonts w:hint="eastAsia"/>
          </w:rPr>
          <w:t>S</w:t>
        </w:r>
        <w:r>
          <w:t>/</w:t>
        </w:r>
        <w:r>
          <w:rPr>
            <w:rFonts w:hint="eastAsia"/>
          </w:rPr>
          <w:t>欧拉方程</w:t>
        </w:r>
      </w:ins>
    </w:p>
    <w:p w14:paraId="2803DB3E" w14:textId="77777777" w:rsidR="006D2FDF" w:rsidRDefault="006D2FDF" w:rsidP="009D07A1">
      <w:pPr>
        <w:ind w:firstLine="420"/>
        <w:rPr>
          <w:ins w:id="491" w:author="PVC" w:date="2022-06-28T15:31:00Z"/>
        </w:rPr>
      </w:pPr>
      <w:ins w:id="492" w:author="PVC" w:date="2022-06-28T15:31:00Z">
        <w:r>
          <w:t>NS</w:t>
        </w:r>
        <w:r>
          <w:rPr>
            <w:rFonts w:hint="eastAsia"/>
          </w:rPr>
          <w:t>（</w:t>
        </w:r>
        <w:proofErr w:type="spellStart"/>
        <w:r w:rsidRPr="00556D0F">
          <w:t>Navier</w:t>
        </w:r>
        <w:proofErr w:type="spellEnd"/>
        <w:r w:rsidRPr="00556D0F">
          <w:t>–Stokes</w:t>
        </w:r>
        <w:r>
          <w:rPr>
            <w:rFonts w:hint="eastAsia"/>
          </w:rPr>
          <w:t>）方程</w:t>
        </w:r>
        <w:r>
          <w:fldChar w:fldCharType="begin"/>
        </w:r>
      </w:ins>
      <w:r w:rsidR="00840FFD">
        <w:instrText xml:space="preserve"> ADDIN NE.Ref.{24C2FBB1-C22C-4151-9DAA-71ADDFE268B7}</w:instrText>
      </w:r>
      <w:ins w:id="493" w:author="PVC" w:date="2022-06-28T15:31:00Z">
        <w:r>
          <w:fldChar w:fldCharType="separate"/>
        </w:r>
      </w:ins>
      <w:r w:rsidR="00840FFD">
        <w:rPr>
          <w:color w:val="000000"/>
          <w:kern w:val="0"/>
          <w:szCs w:val="21"/>
          <w:vertAlign w:val="superscript"/>
        </w:rPr>
        <w:t>[45]</w:t>
      </w:r>
      <w:ins w:id="494" w:author="PVC" w:date="2022-06-28T15:31:00Z">
        <w:r>
          <w:fldChar w:fldCharType="end"/>
        </w:r>
        <w:r>
          <w:rPr>
            <w:rFonts w:hint="eastAsia"/>
          </w:rPr>
          <w:t>是连续介质假设下，描述流体运动最精确的物理模型。对此方程的数值求解，构成了</w:t>
        </w:r>
        <w:r>
          <w:rPr>
            <w:rFonts w:hint="eastAsia"/>
          </w:rPr>
          <w:t>CFD</w:t>
        </w:r>
        <w:r>
          <w:rPr>
            <w:rFonts w:hint="eastAsia"/>
          </w:rPr>
          <w:t>研究的主流，所涉及的文献浩如烟海，这里只介绍其中与旋翼相关的部分研究内容。</w:t>
        </w:r>
      </w:ins>
    </w:p>
    <w:p w14:paraId="36FE97B7" w14:textId="77777777" w:rsidR="006D2FDF" w:rsidRDefault="006D2FDF" w:rsidP="009D07A1">
      <w:pPr>
        <w:ind w:firstLine="420"/>
        <w:rPr>
          <w:ins w:id="495" w:author="PVC" w:date="2022-06-28T15:31:00Z"/>
        </w:rPr>
      </w:pPr>
      <w:ins w:id="496" w:author="PVC" w:date="2022-06-28T15:31:00Z">
        <w:r>
          <w:rPr>
            <w:rFonts w:hint="eastAsia"/>
          </w:rPr>
          <w:t>早期的旋翼空气动力学</w:t>
        </w:r>
        <w:r>
          <w:rPr>
            <w:rFonts w:hint="eastAsia"/>
          </w:rPr>
          <w:t>CFD</w:t>
        </w:r>
        <w:r>
          <w:rPr>
            <w:rFonts w:hint="eastAsia"/>
          </w:rPr>
          <w:t>研究完全不考虑空气黏性的影响，因此实际上是在求解</w:t>
        </w:r>
        <w:r>
          <w:t>NS</w:t>
        </w:r>
        <w:r>
          <w:t>方程</w:t>
        </w:r>
        <w:r>
          <w:rPr>
            <w:rFonts w:hint="eastAsia"/>
          </w:rPr>
          <w:t>的简化版本——欧拉方程。</w:t>
        </w:r>
        <w:r>
          <w:rPr>
            <w:rFonts w:hint="eastAsia"/>
          </w:rPr>
          <w:t>1985</w:t>
        </w:r>
        <w:r>
          <w:rPr>
            <w:rFonts w:hint="eastAsia"/>
          </w:rPr>
          <w:t>年，</w:t>
        </w:r>
        <w:r>
          <w:rPr>
            <w:rFonts w:hint="eastAsia"/>
          </w:rPr>
          <w:t>Roberts</w:t>
        </w:r>
        <w:r>
          <w:rPr>
            <w:rFonts w:hint="eastAsia"/>
          </w:rPr>
          <w:t>等</w:t>
        </w:r>
        <w:r>
          <w:fldChar w:fldCharType="begin"/>
        </w:r>
      </w:ins>
      <w:r w:rsidR="00840FFD">
        <w:instrText xml:space="preserve"> ADDIN NE.Ref.{2D207687-8C71-480B-939A-F906F536ECCD}</w:instrText>
      </w:r>
      <w:ins w:id="497" w:author="PVC" w:date="2022-06-28T15:31:00Z">
        <w:r>
          <w:fldChar w:fldCharType="separate"/>
        </w:r>
      </w:ins>
      <w:r w:rsidR="00840FFD">
        <w:rPr>
          <w:color w:val="000000"/>
          <w:kern w:val="0"/>
          <w:szCs w:val="21"/>
          <w:vertAlign w:val="superscript"/>
        </w:rPr>
        <w:t>[46]</w:t>
      </w:r>
      <w:ins w:id="498" w:author="PVC" w:date="2022-06-28T15:31:00Z">
        <w:r>
          <w:fldChar w:fldCharType="end"/>
        </w:r>
        <w:r>
          <w:rPr>
            <w:rFonts w:hint="eastAsia"/>
          </w:rPr>
          <w:t>将旋翼流场分为两部分：远离桨叶的部分通过自由尾迹模型给出涡量分布，并计算出响应的诱导速度；靠近桨叶的部分由三维欧拉方程进行描述，利用有限体积法进行求解。基于这种耦合算法，他们研究了孤立机翼和悬停状态的旋翼桨叶</w:t>
        </w:r>
        <w:r>
          <w:rPr>
            <w:rFonts w:hint="eastAsia"/>
          </w:rPr>
          <w:t>附近的流场。</w:t>
        </w:r>
        <w:r>
          <w:rPr>
            <w:rFonts w:hint="eastAsia"/>
          </w:rPr>
          <w:t>1999</w:t>
        </w:r>
        <w:r>
          <w:rPr>
            <w:rFonts w:hint="eastAsia"/>
          </w:rPr>
          <w:t>年，国内的曹义华等</w:t>
        </w:r>
        <w:r>
          <w:fldChar w:fldCharType="begin"/>
        </w:r>
      </w:ins>
      <w:r w:rsidR="00840FFD">
        <w:instrText xml:space="preserve"> ADDIN NE.Ref.{E17576BC-8F18-4A55-B70C-32BD0506B318}</w:instrText>
      </w:r>
      <w:ins w:id="499" w:author="PVC" w:date="2022-06-28T15:31:00Z">
        <w:r>
          <w:fldChar w:fldCharType="separate"/>
        </w:r>
      </w:ins>
      <w:r w:rsidR="00840FFD">
        <w:rPr>
          <w:color w:val="000000"/>
          <w:kern w:val="0"/>
          <w:szCs w:val="21"/>
          <w:vertAlign w:val="superscript"/>
        </w:rPr>
        <w:t>[47</w:t>
      </w:r>
      <w:r w:rsidR="00101B78">
        <w:rPr>
          <w:color w:val="000000"/>
          <w:kern w:val="0"/>
          <w:szCs w:val="21"/>
          <w:vertAlign w:val="superscript"/>
        </w:rPr>
        <w:t>-</w:t>
      </w:r>
      <w:r w:rsidR="00840FFD">
        <w:rPr>
          <w:color w:val="000000"/>
          <w:kern w:val="0"/>
          <w:szCs w:val="21"/>
          <w:vertAlign w:val="superscript"/>
        </w:rPr>
        <w:t>48]</w:t>
      </w:r>
      <w:ins w:id="500" w:author="PVC" w:date="2022-06-28T15:31:00Z">
        <w:r>
          <w:fldChar w:fldCharType="end"/>
        </w:r>
        <w:r>
          <w:rPr>
            <w:rFonts w:hint="eastAsia"/>
          </w:rPr>
          <w:t>也开展了类似的工作。由于没有考虑空气黏性，这种计算模型并不能用于分析旋翼气动效率。</w:t>
        </w:r>
      </w:ins>
    </w:p>
    <w:p w14:paraId="600F182D" w14:textId="77777777" w:rsidR="006D2FDF" w:rsidRDefault="006D2FDF" w:rsidP="009D07A1">
      <w:pPr>
        <w:ind w:firstLine="420"/>
        <w:rPr>
          <w:ins w:id="501" w:author="PVC" w:date="2022-06-28T15:31:00Z"/>
        </w:rPr>
      </w:pPr>
      <w:ins w:id="502" w:author="PVC" w:date="2022-06-28T15:31:00Z">
        <w:r>
          <w:rPr>
            <w:rFonts w:hint="eastAsia"/>
          </w:rPr>
          <w:t>2007</w:t>
        </w:r>
        <w:r>
          <w:rPr>
            <w:rFonts w:hint="eastAsia"/>
          </w:rPr>
          <w:t>年，</w:t>
        </w:r>
        <w:r>
          <w:rPr>
            <w:rFonts w:hint="eastAsia"/>
          </w:rPr>
          <w:t>Whitehouse</w:t>
        </w:r>
        <w:r>
          <w:rPr>
            <w:rFonts w:hint="eastAsia"/>
          </w:rPr>
          <w:t>等</w:t>
        </w:r>
        <w:r>
          <w:fldChar w:fldCharType="begin"/>
        </w:r>
      </w:ins>
      <w:r w:rsidR="00840FFD">
        <w:instrText xml:space="preserve"> ADDIN NE.Ref.{B4162A52-35D6-4C08-B1F1-A42118A93411}</w:instrText>
      </w:r>
      <w:ins w:id="503" w:author="PVC" w:date="2022-06-28T15:31:00Z">
        <w:r>
          <w:fldChar w:fldCharType="separate"/>
        </w:r>
      </w:ins>
      <w:r w:rsidR="00840FFD">
        <w:rPr>
          <w:color w:val="000000"/>
          <w:kern w:val="0"/>
          <w:szCs w:val="21"/>
          <w:vertAlign w:val="superscript"/>
        </w:rPr>
        <w:t>[49]</w:t>
      </w:r>
      <w:ins w:id="504" w:author="PVC" w:date="2022-06-28T15:31:00Z">
        <w:r>
          <w:fldChar w:fldCharType="end"/>
        </w:r>
        <w:r>
          <w:rPr>
            <w:rFonts w:hint="eastAsia"/>
          </w:rPr>
          <w:t>将涡量输运方程与</w:t>
        </w:r>
        <w:r>
          <w:t>NS</w:t>
        </w:r>
        <w:r>
          <w:t>方程</w:t>
        </w:r>
        <w:r>
          <w:rPr>
            <w:rFonts w:hint="eastAsia"/>
          </w:rPr>
          <w:t>相结合，建立了一种更加接近物理真实的旋翼空气动力学分析模型。该模型采用基于原始变量（速度、压力）的</w:t>
        </w:r>
        <w:r>
          <w:rPr>
            <w:rFonts w:hint="eastAsia"/>
          </w:rPr>
          <w:t xml:space="preserve"> </w:t>
        </w:r>
        <w:r>
          <w:t>NS</w:t>
        </w:r>
        <w:r>
          <w:t>方程</w:t>
        </w:r>
        <w:r>
          <w:rPr>
            <w:rFonts w:hint="eastAsia"/>
          </w:rPr>
          <w:t>对桨叶附近的流动情况进行描述，可以体现这一区域存在的空气黏性、压缩性等势流模型无法很好处理的流动特性；对涡流主导的尾迹部分则采用基于欧拉观点的涡量输运方程进行描述，可以有效降低常规</w:t>
        </w:r>
        <w:r>
          <w:rPr>
            <w:rFonts w:hint="eastAsia"/>
          </w:rPr>
          <w:t>CFD</w:t>
        </w:r>
        <w:r>
          <w:rPr>
            <w:rFonts w:hint="eastAsia"/>
          </w:rPr>
          <w:t>造成的涡量非物理扩散。利用该耦合模型，他们给出了一些固定翼、钝体、直升机上的算例，在流动特性捕捉和非定常载荷计算方面都给出了较好的结果。</w:t>
        </w:r>
      </w:ins>
    </w:p>
    <w:p w14:paraId="3E1F683D" w14:textId="77777777" w:rsidR="006D2FDF" w:rsidRPr="004F2436" w:rsidRDefault="006D2FDF" w:rsidP="009D07A1">
      <w:pPr>
        <w:ind w:firstLine="420"/>
        <w:rPr>
          <w:ins w:id="505" w:author="PVC" w:date="2022-06-28T15:31:00Z"/>
        </w:rPr>
      </w:pPr>
      <w:ins w:id="506" w:author="PVC" w:date="2022-06-28T15:31:00Z">
        <w:r>
          <w:t>2008</w:t>
        </w:r>
        <w:r>
          <w:rPr>
            <w:rFonts w:hint="eastAsia"/>
          </w:rPr>
          <w:t>年，</w:t>
        </w:r>
        <w:proofErr w:type="spellStart"/>
        <w:r>
          <w:rPr>
            <w:rFonts w:hint="eastAsia"/>
          </w:rPr>
          <w:t>Anusonti-Inthra</w:t>
        </w:r>
        <w:proofErr w:type="spellEnd"/>
        <w:r>
          <w:rPr>
            <w:rFonts w:hint="eastAsia"/>
          </w:rPr>
          <w:t>等</w:t>
        </w:r>
        <w:r>
          <w:fldChar w:fldCharType="begin"/>
        </w:r>
      </w:ins>
      <w:r w:rsidR="00840FFD">
        <w:instrText xml:space="preserve"> ADDIN NE.Ref.{A908F7B4-D237-431A-93D2-2533AE8CBB00}</w:instrText>
      </w:r>
      <w:ins w:id="507" w:author="PVC" w:date="2022-06-28T15:31:00Z">
        <w:r>
          <w:fldChar w:fldCharType="separate"/>
        </w:r>
      </w:ins>
      <w:r w:rsidR="00840FFD">
        <w:rPr>
          <w:color w:val="000000"/>
          <w:kern w:val="0"/>
          <w:szCs w:val="21"/>
          <w:vertAlign w:val="superscript"/>
        </w:rPr>
        <w:t>[50]</w:t>
      </w:r>
      <w:ins w:id="508" w:author="PVC" w:date="2022-06-28T15:31:00Z">
        <w:r>
          <w:fldChar w:fldCharType="end"/>
        </w:r>
        <w:r>
          <w:rPr>
            <w:rFonts w:hint="eastAsia"/>
          </w:rPr>
          <w:t>将</w:t>
        </w:r>
        <w:r>
          <w:rPr>
            <w:rFonts w:hint="eastAsia"/>
          </w:rPr>
          <w:t>RANS</w:t>
        </w:r>
        <w:r>
          <w:rPr>
            <w:rFonts w:hint="eastAsia"/>
          </w:rPr>
          <w:t>（</w:t>
        </w:r>
        <w:r>
          <w:rPr>
            <w:rFonts w:hint="eastAsia"/>
          </w:rPr>
          <w:t xml:space="preserve">Reynolds-averaged </w:t>
        </w:r>
        <w:proofErr w:type="spellStart"/>
        <w:r>
          <w:rPr>
            <w:rFonts w:hint="eastAsia"/>
          </w:rPr>
          <w:t>Navier</w:t>
        </w:r>
        <w:proofErr w:type="spellEnd"/>
        <w:r w:rsidRPr="00556D0F">
          <w:t>–</w:t>
        </w:r>
        <w:r>
          <w:rPr>
            <w:rFonts w:hint="eastAsia"/>
          </w:rPr>
          <w:t>Stokes</w:t>
        </w:r>
        <w:r>
          <w:rPr>
            <w:rFonts w:hint="eastAsia"/>
          </w:rPr>
          <w:t>）方程与基于粒子的涡量输运方法（</w:t>
        </w:r>
        <w:r>
          <w:rPr>
            <w:rFonts w:hint="eastAsia"/>
          </w:rPr>
          <w:t xml:space="preserve">particle-based </w:t>
        </w:r>
        <w:r>
          <w:t>v</w:t>
        </w:r>
        <w:r>
          <w:rPr>
            <w:rFonts w:hint="eastAsia"/>
          </w:rPr>
          <w:t xml:space="preserve">orticity </w:t>
        </w:r>
        <w:r>
          <w:t>t</w:t>
        </w:r>
        <w:r>
          <w:rPr>
            <w:rFonts w:hint="eastAsia"/>
          </w:rPr>
          <w:t xml:space="preserve">ransport </w:t>
        </w:r>
        <w:r>
          <w:t>m</w:t>
        </w:r>
        <w:r>
          <w:rPr>
            <w:rFonts w:hint="eastAsia"/>
          </w:rPr>
          <w:t>ethod, PVTM</w:t>
        </w:r>
        <w:r>
          <w:rPr>
            <w:rFonts w:hint="eastAsia"/>
          </w:rPr>
          <w:t>）进行耦合，用于分析固定孤立机翼低速飞行时的气动性能和尾迹特性，并通过与风动</w:t>
        </w:r>
      </w:ins>
      <w:ins w:id="509" w:author="PVC" w:date="2022-06-28T20:08:00Z">
        <w:r w:rsidR="009A72F4">
          <w:rPr>
            <w:rFonts w:hint="eastAsia"/>
          </w:rPr>
          <w:t>试验</w:t>
        </w:r>
      </w:ins>
      <w:ins w:id="510" w:author="PVC" w:date="2022-06-28T15:31:00Z">
        <w:r>
          <w:rPr>
            <w:rFonts w:hint="eastAsia"/>
          </w:rPr>
          <w:t>数据进行对比，对该计算模型进行了验证。该耦合方法将流场按主要流动特性，分为近壁面和远场区域，分别用三维可压缩</w:t>
        </w:r>
        <w:r>
          <w:rPr>
            <w:rFonts w:hint="eastAsia"/>
          </w:rPr>
          <w:t>RANS</w:t>
        </w:r>
        <w:r>
          <w:rPr>
            <w:rFonts w:hint="eastAsia"/>
          </w:rPr>
          <w:t>方程和</w:t>
        </w:r>
        <w:r>
          <w:rPr>
            <w:rFonts w:hint="eastAsia"/>
          </w:rPr>
          <w:t>PVTM</w:t>
        </w:r>
        <w:r>
          <w:rPr>
            <w:rFonts w:hint="eastAsia"/>
          </w:rPr>
          <w:t>进行求解。计算结果显示，该耦合方法可以对机翼翼梢的三维流动效应进行合理的模拟，并且有效解决了常规</w:t>
        </w:r>
        <w:r>
          <w:rPr>
            <w:rFonts w:hint="eastAsia"/>
          </w:rPr>
          <w:t>CFD</w:t>
        </w:r>
        <w:r>
          <w:rPr>
            <w:rFonts w:hint="eastAsia"/>
          </w:rPr>
          <w:t>存在的数值耗散问题。但也有学者认为，耦合方法本身及不同计算区域数据交换带来的复杂性，可能会</w:t>
        </w:r>
      </w:ins>
      <w:ins w:id="511" w:author="PVC" w:date="2022-06-29T15:17:00Z">
        <w:r w:rsidR="00DB0C80">
          <w:rPr>
            <w:rFonts w:hint="eastAsia"/>
          </w:rPr>
          <w:t>减弱</w:t>
        </w:r>
      </w:ins>
      <w:ins w:id="512" w:author="PVC" w:date="2022-06-28T15:31:00Z">
        <w:r>
          <w:rPr>
            <w:rFonts w:hint="eastAsia"/>
          </w:rPr>
          <w:t>涡粒子模型对计算效率的提升</w:t>
        </w:r>
      </w:ins>
      <w:ins w:id="513" w:author="PVC" w:date="2022-06-29T15:17:00Z">
        <w:r w:rsidR="002B4FFE">
          <w:rPr>
            <w:rFonts w:hint="eastAsia"/>
          </w:rPr>
          <w:t>效果</w:t>
        </w:r>
      </w:ins>
      <w:ins w:id="514" w:author="PVC" w:date="2022-06-28T15:31:00Z">
        <w:r>
          <w:fldChar w:fldCharType="begin"/>
        </w:r>
      </w:ins>
      <w:r w:rsidR="00840FFD">
        <w:instrText xml:space="preserve"> ADDIN NE.Ref.{B2217E0A-A4FC-4DEF-9FFE-652BCE7EC46A}</w:instrText>
      </w:r>
      <w:ins w:id="515" w:author="PVC" w:date="2022-06-28T15:31:00Z">
        <w:r>
          <w:fldChar w:fldCharType="separate"/>
        </w:r>
      </w:ins>
      <w:r w:rsidR="00840FFD">
        <w:rPr>
          <w:color w:val="000000"/>
          <w:kern w:val="0"/>
          <w:szCs w:val="21"/>
          <w:vertAlign w:val="superscript"/>
        </w:rPr>
        <w:t>[51]</w:t>
      </w:r>
      <w:ins w:id="516" w:author="PVC" w:date="2022-06-28T15:31:00Z">
        <w:r>
          <w:fldChar w:fldCharType="end"/>
        </w:r>
        <w:r>
          <w:rPr>
            <w:rFonts w:hint="eastAsia"/>
          </w:rPr>
          <w:t>。</w:t>
        </w:r>
      </w:ins>
    </w:p>
    <w:p w14:paraId="3112E50F" w14:textId="5BE33CDC" w:rsidR="00CC74C1" w:rsidRDefault="006D2FDF" w:rsidP="00CC74C1">
      <w:pPr>
        <w:ind w:firstLine="420"/>
        <w:rPr>
          <w:ins w:id="517" w:author="PVC" w:date="2022-07-01T16:54:00Z"/>
        </w:rPr>
      </w:pPr>
      <w:ins w:id="518" w:author="PVC" w:date="2022-06-28T15:31:00Z">
        <w:r>
          <w:rPr>
            <w:rFonts w:hint="eastAsia"/>
          </w:rPr>
          <w:t>对于任何基于离散网格的数值方法而言，加密网格都是提高计算精度的一个重要途径。但是有限的计算资源不允许我们在整个计算区域内无差别地对网格进行加密，而只能有选择地在某些物理量随空间或时间变化剧烈的地方进行加密。另外，加密网格的过程应当尽可能减少对人工操作的需求，且便于逐次递推，这样才能达到充分利用现有计算资源以获得尽可能高的精度的目的。根据上一步基于粗糙网格的计算结果，由计算机自主确定下一步需要对网格进行加密</w:t>
        </w:r>
        <w:r>
          <w:rPr>
            <w:rFonts w:hint="eastAsia"/>
          </w:rPr>
          <w:lastRenderedPageBreak/>
          <w:t>的区域，并通过递推逐次实现网格的精细化，充分利用计算机软硬件资源，以获得尽可能高的计算精度，这就是自适应网格加密（</w:t>
        </w:r>
        <w:r>
          <w:t>a</w:t>
        </w:r>
        <w:r>
          <w:rPr>
            <w:rFonts w:hint="eastAsia"/>
          </w:rPr>
          <w:t xml:space="preserve">daptive </w:t>
        </w:r>
        <w:r>
          <w:t>m</w:t>
        </w:r>
        <w:r>
          <w:rPr>
            <w:rFonts w:hint="eastAsia"/>
          </w:rPr>
          <w:t xml:space="preserve">esh </w:t>
        </w:r>
        <w:r>
          <w:t>r</w:t>
        </w:r>
        <w:r>
          <w:rPr>
            <w:rFonts w:hint="eastAsia"/>
          </w:rPr>
          <w:t>efinement, AMR</w:t>
        </w:r>
        <w:r>
          <w:rPr>
            <w:rFonts w:hint="eastAsia"/>
          </w:rPr>
          <w:t>）技术的主要思想。这是解决由涡流主导的旋翼尾迹数值计算问题的关键技术，也是多年以来</w:t>
        </w:r>
        <w:r>
          <w:rPr>
            <w:rFonts w:hint="eastAsia"/>
          </w:rPr>
          <w:t>CFD</w:t>
        </w:r>
        <w:r>
          <w:rPr>
            <w:rFonts w:hint="eastAsia"/>
          </w:rPr>
          <w:t>领域的研究热点。</w:t>
        </w:r>
        <w:r>
          <w:rPr>
            <w:rFonts w:hint="eastAsia"/>
          </w:rPr>
          <w:t>2011</w:t>
        </w:r>
        <w:r>
          <w:rPr>
            <w:rFonts w:hint="eastAsia"/>
          </w:rPr>
          <w:t>年，</w:t>
        </w:r>
        <w:proofErr w:type="spellStart"/>
        <w:r>
          <w:rPr>
            <w:rFonts w:hint="eastAsia"/>
          </w:rPr>
          <w:t>Kamkar</w:t>
        </w:r>
        <w:proofErr w:type="spellEnd"/>
        <w:r>
          <w:rPr>
            <w:rFonts w:hint="eastAsia"/>
          </w:rPr>
          <w:t>和</w:t>
        </w:r>
        <w:r>
          <w:rPr>
            <w:rFonts w:hint="eastAsia"/>
          </w:rPr>
          <w:t>Jameson</w:t>
        </w:r>
        <w:r>
          <w:fldChar w:fldCharType="begin"/>
        </w:r>
      </w:ins>
      <w:r w:rsidR="00840FFD">
        <w:instrText xml:space="preserve"> ADDIN NE.Ref.{C32AC7D5-5692-4A4E-A770-E29EB4043BB8}</w:instrText>
      </w:r>
      <w:ins w:id="519" w:author="PVC" w:date="2022-06-28T15:31:00Z">
        <w:r>
          <w:fldChar w:fldCharType="separate"/>
        </w:r>
      </w:ins>
      <w:r w:rsidR="00840FFD">
        <w:rPr>
          <w:color w:val="000000"/>
          <w:kern w:val="0"/>
          <w:szCs w:val="21"/>
          <w:vertAlign w:val="superscript"/>
        </w:rPr>
        <w:t>[51</w:t>
      </w:r>
      <w:r w:rsidR="00101B78">
        <w:rPr>
          <w:color w:val="000000"/>
          <w:kern w:val="0"/>
          <w:szCs w:val="21"/>
          <w:vertAlign w:val="superscript"/>
        </w:rPr>
        <w:t>-</w:t>
      </w:r>
      <w:r w:rsidR="00840FFD">
        <w:rPr>
          <w:color w:val="000000"/>
          <w:kern w:val="0"/>
          <w:szCs w:val="21"/>
          <w:vertAlign w:val="superscript"/>
        </w:rPr>
        <w:t>52]</w:t>
      </w:r>
      <w:ins w:id="520" w:author="PVC" w:date="2022-06-28T15:31:00Z">
        <w:r>
          <w:fldChar w:fldCharType="end"/>
        </w:r>
        <w:r>
          <w:rPr>
            <w:rFonts w:hint="eastAsia"/>
          </w:rPr>
          <w:t>提出了一种适用于涡主导流动问题的自适应网格加密方法。该方法将网格细化过程分为两步：先利用特征检测方法自动识别需要加密网格的区域，再利用基于</w:t>
        </w:r>
        <w:r>
          <w:rPr>
            <w:rFonts w:hint="eastAsia"/>
          </w:rPr>
          <w:t xml:space="preserve"> Richardson </w:t>
        </w:r>
        <w:r>
          <w:rPr>
            <w:rFonts w:hint="eastAsia"/>
          </w:rPr>
          <w:t>外插方法的误差估计，给出合适的网格精细程度（分辨率）。此文所用计算网格为对偶网格（</w:t>
        </w:r>
        <w:r>
          <w:rPr>
            <w:rFonts w:hint="eastAsia"/>
          </w:rPr>
          <w:t>dual-mesh</w:t>
        </w:r>
        <w:r>
          <w:rPr>
            <w:rFonts w:hint="eastAsia"/>
          </w:rPr>
          <w:t>）：靠近物体表面用非结构网格处理复杂的几何外形及边界层，远离物体表面的区域用自适应结构网格和高阶格式处理涡流尾迹。结果</w:t>
        </w:r>
      </w:ins>
      <w:ins w:id="521" w:author="PVC" w:date="2022-07-01T16:58:00Z">
        <w:r w:rsidR="00F10E3B">
          <w:rPr>
            <w:rFonts w:hint="eastAsia"/>
          </w:rPr>
          <w:t>表明</w:t>
        </w:r>
      </w:ins>
      <w:ins w:id="522" w:author="PVC" w:date="2022-06-28T15:31:00Z">
        <w:r>
          <w:rPr>
            <w:rFonts w:hint="eastAsia"/>
          </w:rPr>
          <w:t>，该方法能够同时提高直升机性能分析精度和尾迹分辨率</w:t>
        </w:r>
      </w:ins>
      <w:ins w:id="523" w:author="PVC" w:date="2022-07-01T16:59:00Z">
        <w:r w:rsidR="00F87A73">
          <w:rPr>
            <w:rFonts w:hint="eastAsia"/>
          </w:rPr>
          <w:t>（如图</w:t>
        </w:r>
      </w:ins>
      <w:ins w:id="524" w:author="PVC" w:date="2022-07-01T18:28:00Z">
        <w:r w:rsidR="00635422">
          <w:t>5</w:t>
        </w:r>
      </w:ins>
      <w:ins w:id="525" w:author="PVC" w:date="2022-07-01T16:59:00Z">
        <w:r w:rsidR="00F87A73">
          <w:rPr>
            <w:rFonts w:hint="eastAsia"/>
          </w:rPr>
          <w:t>所示）</w:t>
        </w:r>
      </w:ins>
      <w:ins w:id="526" w:author="PVC" w:date="2022-06-28T15:31:00Z">
        <w:r>
          <w:rPr>
            <w:rFonts w:hint="eastAsia"/>
          </w:rPr>
          <w:t>。</w:t>
        </w:r>
      </w:ins>
    </w:p>
    <w:p w14:paraId="3CEA4DBC" w14:textId="77777777" w:rsidR="00CC74C1" w:rsidRDefault="00CC74C1" w:rsidP="00CC74C1">
      <w:pPr>
        <w:keepNext/>
        <w:ind w:firstLineChars="0" w:firstLine="0"/>
        <w:rPr>
          <w:ins w:id="527" w:author="PVC" w:date="2022-07-01T16:54:00Z"/>
        </w:rPr>
      </w:pPr>
      <w:ins w:id="528" w:author="PVC" w:date="2022-07-01T16:54:00Z">
        <w:r>
          <w:rPr>
            <w:rFonts w:hint="eastAsia"/>
            <w:noProof/>
          </w:rPr>
          <w:drawing>
            <wp:inline distT="0" distB="0" distL="0" distR="0" wp14:anchorId="5B7EE85F" wp14:editId="37CE5054">
              <wp:extent cx="2501900" cy="157894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ortex-particl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01900" cy="1578942"/>
                      </a:xfrm>
                      <a:prstGeom prst="rect">
                        <a:avLst/>
                      </a:prstGeom>
                    </pic:spPr>
                  </pic:pic>
                </a:graphicData>
              </a:graphic>
            </wp:inline>
          </w:drawing>
        </w:r>
      </w:ins>
    </w:p>
    <w:p w14:paraId="03B5049C" w14:textId="2989A200" w:rsidR="00CC74C1" w:rsidRPr="008B106A" w:rsidRDefault="00CC74C1" w:rsidP="008B106A">
      <w:pPr>
        <w:ind w:firstLineChars="0" w:firstLine="0"/>
        <w:rPr>
          <w:ins w:id="529" w:author="PVC" w:date="2022-07-01T16:54:00Z"/>
          <w:rFonts w:ascii="宋体" w:hAnsi="宋体"/>
          <w:sz w:val="18"/>
          <w:szCs w:val="21"/>
        </w:rPr>
      </w:pPr>
      <w:ins w:id="530" w:author="PVC" w:date="2022-07-01T16:54:00Z">
        <w:r w:rsidRPr="008B106A">
          <w:rPr>
            <w:rFonts w:ascii="宋体" w:hAnsi="宋体" w:hint="eastAsia"/>
            <w:sz w:val="18"/>
            <w:szCs w:val="21"/>
          </w:rPr>
          <w:t>图</w:t>
        </w:r>
      </w:ins>
      <w:ins w:id="531" w:author="PVC" w:date="2022-07-01T18:28:00Z">
        <w:r w:rsidR="00635422" w:rsidRPr="008B106A">
          <w:rPr>
            <w:rFonts w:ascii="宋体" w:hAnsi="宋体"/>
            <w:sz w:val="18"/>
            <w:szCs w:val="21"/>
          </w:rPr>
          <w:t>5</w:t>
        </w:r>
      </w:ins>
      <w:ins w:id="532" w:author="PVC" w:date="2022-07-01T16:59:00Z">
        <w:r w:rsidR="00AB5D4E" w:rsidRPr="008B106A">
          <w:rPr>
            <w:rFonts w:ascii="宋体" w:hAnsi="宋体" w:hint="eastAsia"/>
            <w:sz w:val="18"/>
            <w:szCs w:val="21"/>
          </w:rPr>
          <w:t>利用</w:t>
        </w:r>
      </w:ins>
      <w:ins w:id="533" w:author="PVC" w:date="2022-07-01T18:08:00Z">
        <w:r w:rsidR="00CF3AEC" w:rsidRPr="008B106A">
          <w:rPr>
            <w:rFonts w:ascii="宋体" w:hAnsi="宋体" w:hint="eastAsia"/>
            <w:sz w:val="18"/>
            <w:szCs w:val="21"/>
          </w:rPr>
          <w:t>网格自适应加密</w:t>
        </w:r>
      </w:ins>
      <w:ins w:id="534" w:author="PVC" w:date="2022-07-01T16:59:00Z">
        <w:r w:rsidR="00AB5D4E" w:rsidRPr="008B106A">
          <w:rPr>
            <w:rFonts w:ascii="宋体" w:hAnsi="宋体" w:hint="eastAsia"/>
            <w:sz w:val="18"/>
            <w:szCs w:val="21"/>
          </w:rPr>
          <w:t>提高</w:t>
        </w:r>
        <w:r w:rsidR="00560BBC" w:rsidRPr="008B106A">
          <w:rPr>
            <w:rFonts w:ascii="宋体" w:hAnsi="宋体" w:hint="eastAsia"/>
            <w:sz w:val="18"/>
            <w:szCs w:val="21"/>
          </w:rPr>
          <w:t>尾迹</w:t>
        </w:r>
      </w:ins>
      <w:ins w:id="535" w:author="PVC" w:date="2022-07-01T16:56:00Z">
        <w:r w:rsidR="008E358D" w:rsidRPr="008B106A">
          <w:rPr>
            <w:rFonts w:ascii="宋体" w:hAnsi="宋体" w:hint="eastAsia"/>
            <w:sz w:val="18"/>
            <w:szCs w:val="21"/>
          </w:rPr>
          <w:t>分辨率</w:t>
        </w:r>
      </w:ins>
      <w:ins w:id="536" w:author="PVC" w:date="2022-07-01T16:54:00Z">
        <w:r w:rsidRPr="008B106A">
          <w:rPr>
            <w:rFonts w:ascii="宋体" w:hAnsi="宋体"/>
            <w:sz w:val="18"/>
            <w:szCs w:val="21"/>
          </w:rPr>
          <w:fldChar w:fldCharType="begin"/>
        </w:r>
        <w:r w:rsidRPr="008B106A">
          <w:rPr>
            <w:rFonts w:ascii="宋体" w:hAnsi="宋体"/>
            <w:sz w:val="18"/>
            <w:szCs w:val="21"/>
          </w:rPr>
          <w:instrText xml:space="preserve"> ADDIN NE.Ref.{C60F26D6-0794-4324-84C0-D4A6DD1A1019}</w:instrText>
        </w:r>
        <w:r w:rsidRPr="008B106A">
          <w:rPr>
            <w:rFonts w:ascii="宋体" w:hAnsi="宋体"/>
            <w:sz w:val="18"/>
            <w:szCs w:val="21"/>
          </w:rPr>
          <w:fldChar w:fldCharType="separate"/>
        </w:r>
        <w:r w:rsidRPr="008B106A">
          <w:rPr>
            <w:rFonts w:ascii="宋体" w:hAnsi="宋体"/>
            <w:sz w:val="18"/>
            <w:szCs w:val="21"/>
            <w:vertAlign w:val="superscript"/>
          </w:rPr>
          <w:t>[</w:t>
        </w:r>
      </w:ins>
      <w:ins w:id="537" w:author="PVC" w:date="2022-07-01T16:57:00Z">
        <w:r w:rsidR="0085447F" w:rsidRPr="008B106A">
          <w:rPr>
            <w:rFonts w:ascii="宋体" w:hAnsi="宋体"/>
            <w:sz w:val="18"/>
            <w:szCs w:val="21"/>
            <w:vertAlign w:val="superscript"/>
          </w:rPr>
          <w:t>52</w:t>
        </w:r>
      </w:ins>
      <w:ins w:id="538" w:author="PVC" w:date="2022-07-01T16:54:00Z">
        <w:r w:rsidRPr="008B106A">
          <w:rPr>
            <w:rFonts w:ascii="宋体" w:hAnsi="宋体"/>
            <w:sz w:val="18"/>
            <w:szCs w:val="21"/>
            <w:vertAlign w:val="superscript"/>
          </w:rPr>
          <w:t>]</w:t>
        </w:r>
        <w:r w:rsidRPr="008B106A">
          <w:rPr>
            <w:rFonts w:ascii="宋体" w:hAnsi="宋体"/>
            <w:sz w:val="18"/>
            <w:szCs w:val="21"/>
          </w:rPr>
          <w:fldChar w:fldCharType="end"/>
        </w:r>
      </w:ins>
    </w:p>
    <w:p w14:paraId="64F71A93" w14:textId="0AB42E85" w:rsidR="00015213" w:rsidRPr="002F10B1" w:rsidRDefault="00CC74C1" w:rsidP="00032B7D">
      <w:pPr>
        <w:ind w:firstLineChars="0" w:firstLine="0"/>
        <w:rPr>
          <w:ins w:id="539" w:author="PVC" w:date="2022-06-28T15:31:00Z"/>
          <w:sz w:val="18"/>
          <w:szCs w:val="18"/>
        </w:rPr>
      </w:pPr>
      <w:ins w:id="540" w:author="PVC" w:date="2022-07-01T16:54:00Z">
        <w:r w:rsidRPr="0066781C">
          <w:rPr>
            <w:rFonts w:hint="eastAsia"/>
            <w:sz w:val="18"/>
            <w:szCs w:val="18"/>
          </w:rPr>
          <w:t>Fig.</w:t>
        </w:r>
      </w:ins>
      <w:ins w:id="541" w:author="PVC" w:date="2022-07-01T18:28:00Z">
        <w:r w:rsidR="00635422">
          <w:rPr>
            <w:sz w:val="18"/>
            <w:szCs w:val="18"/>
          </w:rPr>
          <w:t>5</w:t>
        </w:r>
      </w:ins>
      <w:ins w:id="542" w:author="PVC" w:date="2022-07-01T16:54:00Z">
        <w:r w:rsidRPr="0066781C">
          <w:rPr>
            <w:rFonts w:hint="eastAsia"/>
            <w:sz w:val="18"/>
            <w:szCs w:val="18"/>
          </w:rPr>
          <w:t xml:space="preserve"> </w:t>
        </w:r>
      </w:ins>
      <w:ins w:id="543" w:author="PVC" w:date="2022-07-01T16:55:00Z">
        <w:r w:rsidR="00E9358E">
          <w:rPr>
            <w:sz w:val="18"/>
            <w:szCs w:val="18"/>
          </w:rPr>
          <w:t>Improv</w:t>
        </w:r>
      </w:ins>
      <w:ins w:id="544" w:author="PVC" w:date="2022-07-01T16:56:00Z">
        <w:r w:rsidR="00E9358E">
          <w:rPr>
            <w:sz w:val="18"/>
            <w:szCs w:val="18"/>
          </w:rPr>
          <w:t>ing</w:t>
        </w:r>
      </w:ins>
      <w:ins w:id="545" w:author="PVC" w:date="2022-07-01T16:59:00Z">
        <w:r w:rsidR="000C5BAA">
          <w:rPr>
            <w:sz w:val="18"/>
            <w:szCs w:val="18"/>
          </w:rPr>
          <w:t xml:space="preserve"> </w:t>
        </w:r>
        <w:r w:rsidR="000C5BAA">
          <w:rPr>
            <w:rFonts w:hint="eastAsia"/>
            <w:sz w:val="18"/>
            <w:szCs w:val="18"/>
          </w:rPr>
          <w:t>wake</w:t>
        </w:r>
      </w:ins>
      <w:ins w:id="546" w:author="PVC" w:date="2022-07-01T16:55:00Z">
        <w:r w:rsidR="00E9358E">
          <w:rPr>
            <w:rFonts w:hint="eastAsia"/>
            <w:sz w:val="18"/>
            <w:szCs w:val="18"/>
          </w:rPr>
          <w:t xml:space="preserve"> </w:t>
        </w:r>
      </w:ins>
      <w:ins w:id="547" w:author="PVC" w:date="2022-07-01T16:56:00Z">
        <w:r w:rsidR="00E9358E">
          <w:rPr>
            <w:sz w:val="18"/>
            <w:szCs w:val="18"/>
          </w:rPr>
          <w:t>resolution</w:t>
        </w:r>
      </w:ins>
      <w:ins w:id="548" w:author="PVC" w:date="2022-07-01T16:55:00Z">
        <w:r w:rsidR="00E9358E">
          <w:rPr>
            <w:sz w:val="18"/>
            <w:szCs w:val="18"/>
          </w:rPr>
          <w:t xml:space="preserve"> </w:t>
        </w:r>
      </w:ins>
      <w:ins w:id="549" w:author="PVC" w:date="2022-07-01T16:54:00Z">
        <w:r>
          <w:rPr>
            <w:sz w:val="18"/>
            <w:szCs w:val="18"/>
          </w:rPr>
          <w:t xml:space="preserve">by </w:t>
        </w:r>
      </w:ins>
      <w:ins w:id="550" w:author="PVC" w:date="2022-07-01T16:55:00Z">
        <w:r w:rsidR="00E9358E">
          <w:rPr>
            <w:sz w:val="18"/>
            <w:szCs w:val="18"/>
          </w:rPr>
          <w:t>AMR</w:t>
        </w:r>
      </w:ins>
      <w:ins w:id="551" w:author="PVC" w:date="2022-07-01T18:37:00Z">
        <w:r w:rsidR="00293B4A" w:rsidRPr="00032B7D">
          <w:rPr>
            <w:sz w:val="18"/>
            <w:szCs w:val="18"/>
            <w:vertAlign w:val="superscript"/>
          </w:rPr>
          <w:fldChar w:fldCharType="begin"/>
        </w:r>
        <w:r w:rsidR="00293B4A" w:rsidRPr="00032B7D">
          <w:rPr>
            <w:sz w:val="18"/>
            <w:szCs w:val="18"/>
            <w:vertAlign w:val="superscript"/>
          </w:rPr>
          <w:instrText xml:space="preserve"> ADDIN NE.Ref.{C60F26D6-0794-4324-84C0-D4A6DD1A1019}</w:instrText>
        </w:r>
        <w:r w:rsidR="00293B4A" w:rsidRPr="00032B7D">
          <w:rPr>
            <w:sz w:val="18"/>
            <w:szCs w:val="18"/>
            <w:vertAlign w:val="superscript"/>
          </w:rPr>
          <w:fldChar w:fldCharType="separate"/>
        </w:r>
        <w:r w:rsidR="00293B4A" w:rsidRPr="00032B7D">
          <w:rPr>
            <w:sz w:val="18"/>
            <w:szCs w:val="18"/>
            <w:vertAlign w:val="superscript"/>
          </w:rPr>
          <w:t>[52]</w:t>
        </w:r>
        <w:r w:rsidR="00293B4A" w:rsidRPr="00032B7D">
          <w:rPr>
            <w:sz w:val="18"/>
            <w:szCs w:val="18"/>
            <w:vertAlign w:val="superscript"/>
          </w:rPr>
          <w:fldChar w:fldCharType="end"/>
        </w:r>
      </w:ins>
    </w:p>
    <w:p w14:paraId="44B8B977" w14:textId="77777777" w:rsidR="006D2FDF" w:rsidRDefault="006D2FDF" w:rsidP="008E047A">
      <w:pPr>
        <w:pStyle w:val="3"/>
        <w:numPr>
          <w:ilvl w:val="1"/>
          <w:numId w:val="3"/>
        </w:numPr>
        <w:spacing w:beforeLines="50" w:before="156" w:afterLines="50" w:after="156" w:line="240" w:lineRule="auto"/>
        <w:jc w:val="left"/>
        <w:rPr>
          <w:ins w:id="552" w:author="PVC" w:date="2022-06-28T15:31:00Z"/>
        </w:rPr>
      </w:pPr>
      <w:ins w:id="553" w:author="PVC" w:date="2022-06-28T15:31:00Z">
        <w:r>
          <w:rPr>
            <w:rFonts w:hint="eastAsia"/>
          </w:rPr>
          <w:t>旋翼流场特征</w:t>
        </w:r>
      </w:ins>
    </w:p>
    <w:p w14:paraId="7DAFDD9F" w14:textId="77777777" w:rsidR="006D2FDF" w:rsidRDefault="009A72F4" w:rsidP="009D07A1">
      <w:pPr>
        <w:ind w:firstLine="420"/>
        <w:rPr>
          <w:ins w:id="554" w:author="PVC" w:date="2022-06-28T15:31:00Z"/>
        </w:rPr>
      </w:pPr>
      <w:ins w:id="555" w:author="PVC" w:date="2022-06-28T20:08:00Z">
        <w:r>
          <w:rPr>
            <w:rFonts w:hint="eastAsia"/>
          </w:rPr>
          <w:t>试验</w:t>
        </w:r>
      </w:ins>
      <w:ins w:id="556" w:author="PVC" w:date="2022-06-28T15:31:00Z">
        <w:r w:rsidR="006D2FDF">
          <w:rPr>
            <w:rFonts w:hint="eastAsia"/>
          </w:rPr>
          <w:t>测量和数值计算都表明，旋翼流场具有以下特征</w:t>
        </w:r>
        <w:r w:rsidR="006D2FDF">
          <w:fldChar w:fldCharType="begin"/>
        </w:r>
      </w:ins>
      <w:r w:rsidR="00840FFD">
        <w:instrText xml:space="preserve"> ADDIN NE.Ref.{F8147154-D7D9-41CB-B5A0-F5D0771A6281}</w:instrText>
      </w:r>
      <w:ins w:id="557" w:author="PVC" w:date="2022-06-28T15:31:00Z">
        <w:r w:rsidR="006D2FDF">
          <w:fldChar w:fldCharType="separate"/>
        </w:r>
      </w:ins>
      <w:r w:rsidR="00840FFD">
        <w:rPr>
          <w:color w:val="000000"/>
          <w:kern w:val="0"/>
          <w:szCs w:val="21"/>
          <w:vertAlign w:val="superscript"/>
        </w:rPr>
        <w:t>[13, 53]</w:t>
      </w:r>
      <w:ins w:id="558" w:author="PVC" w:date="2022-06-28T15:31:00Z">
        <w:r w:rsidR="006D2FDF">
          <w:fldChar w:fldCharType="end"/>
        </w:r>
        <w:r w:rsidR="006D2FDF">
          <w:rPr>
            <w:rFonts w:hint="eastAsia"/>
          </w:rPr>
          <w:t>：</w:t>
        </w:r>
      </w:ins>
    </w:p>
    <w:p w14:paraId="5ED62355" w14:textId="77777777" w:rsidR="006D2FDF" w:rsidRDefault="006D2FDF" w:rsidP="009D07A1">
      <w:pPr>
        <w:ind w:firstLine="422"/>
        <w:rPr>
          <w:ins w:id="559" w:author="PVC" w:date="2022-06-28T15:31:00Z"/>
        </w:rPr>
      </w:pPr>
      <w:ins w:id="560" w:author="PVC" w:date="2022-06-28T15:31:00Z">
        <w:r w:rsidRPr="004868B5">
          <w:rPr>
            <w:rFonts w:hint="eastAsia"/>
            <w:b/>
            <w:bCs/>
          </w:rPr>
          <w:t>桨尖涡主导</w:t>
        </w:r>
        <w:r>
          <w:rPr>
            <w:rFonts w:hint="eastAsia"/>
          </w:rPr>
          <w:t xml:space="preserve"> </w:t>
        </w:r>
        <w:r>
          <w:rPr>
            <w:rFonts w:hint="eastAsia"/>
          </w:rPr>
          <w:t>虽然流体力学界对于涡（</w:t>
        </w:r>
        <w:r>
          <w:rPr>
            <w:rFonts w:hint="eastAsia"/>
          </w:rPr>
          <w:t>vortex</w:t>
        </w:r>
        <w:r>
          <w:rPr>
            <w:rFonts w:hint="eastAsia"/>
          </w:rPr>
          <w:t>）的定义仍存在分歧</w:t>
        </w:r>
        <w:r>
          <w:fldChar w:fldCharType="begin"/>
        </w:r>
      </w:ins>
      <w:r w:rsidR="00840FFD">
        <w:instrText xml:space="preserve"> ADDIN NE.Ref.{BC000B7D-C5FD-4051-A588-8A628FA9A58F}</w:instrText>
      </w:r>
      <w:ins w:id="561" w:author="PVC" w:date="2022-06-28T15:31:00Z">
        <w:r>
          <w:fldChar w:fldCharType="separate"/>
        </w:r>
      </w:ins>
      <w:r w:rsidR="00840FFD">
        <w:rPr>
          <w:color w:val="000000"/>
          <w:kern w:val="0"/>
          <w:szCs w:val="21"/>
          <w:vertAlign w:val="superscript"/>
        </w:rPr>
        <w:t>[54]</w:t>
      </w:r>
      <w:ins w:id="562" w:author="PVC" w:date="2022-06-28T15:31:00Z">
        <w:r>
          <w:fldChar w:fldCharType="end"/>
        </w:r>
        <w:r>
          <w:rPr>
            <w:rFonts w:hint="eastAsia"/>
          </w:rPr>
          <w:t>，但是无论根据何种定义，从</w:t>
        </w:r>
      </w:ins>
      <w:ins w:id="563" w:author="PVC" w:date="2022-06-28T20:08:00Z">
        <w:r w:rsidR="009A72F4">
          <w:rPr>
            <w:rFonts w:hint="eastAsia"/>
          </w:rPr>
          <w:t>试验</w:t>
        </w:r>
      </w:ins>
      <w:ins w:id="564" w:author="PVC" w:date="2022-06-28T15:31:00Z">
        <w:r>
          <w:rPr>
            <w:rFonts w:hint="eastAsia"/>
          </w:rPr>
          <w:t>事实中总能一致地识别出旋翼桨尖涡的存在。</w:t>
        </w:r>
      </w:ins>
      <w:ins w:id="565" w:author="PVC" w:date="2022-06-28T20:08:00Z">
        <w:r w:rsidR="009A72F4">
          <w:rPr>
            <w:rFonts w:hint="eastAsia"/>
          </w:rPr>
          <w:t>试验</w:t>
        </w:r>
      </w:ins>
      <w:ins w:id="566" w:author="PVC" w:date="2022-06-28T15:31:00Z">
        <w:r>
          <w:rPr>
            <w:rFonts w:hint="eastAsia"/>
          </w:rPr>
          <w:t>观测和数值计算都显示，旋翼高速旋转时，每片桨叶的桨尖和桨根处会各拖出一条集中涡。其中，桨根涡自生成后会迅速耗散并失去规则的涡结构，而桨尖涡自生成后则能在较长时间内保持强度和涡结构，因而主导着旋翼流场。定量研究进一步表明，桨尖涡的涡核半径很</w:t>
        </w:r>
        <w:r>
          <w:rPr>
            <w:rFonts w:hint="eastAsia"/>
          </w:rPr>
          <w:t>小，涡核内速度梯度较大，涡核外则接近无旋流动。这一流动特征对</w:t>
        </w:r>
      </w:ins>
      <w:ins w:id="567" w:author="PVC" w:date="2022-06-28T20:08:00Z">
        <w:r w:rsidR="009A72F4">
          <w:rPr>
            <w:rFonts w:hint="eastAsia"/>
          </w:rPr>
          <w:t>试验</w:t>
        </w:r>
      </w:ins>
      <w:ins w:id="568" w:author="PVC" w:date="2022-06-28T15:31:00Z">
        <w:r>
          <w:rPr>
            <w:rFonts w:hint="eastAsia"/>
          </w:rPr>
          <w:t>观测和数值计算在分辨率的空间配置上提出了不同的需求。</w:t>
        </w:r>
      </w:ins>
    </w:p>
    <w:p w14:paraId="58165669" w14:textId="77777777" w:rsidR="006D2FDF" w:rsidRDefault="006D2FDF" w:rsidP="009D07A1">
      <w:pPr>
        <w:ind w:firstLine="422"/>
        <w:rPr>
          <w:ins w:id="569" w:author="PVC" w:date="2022-06-28T15:31:00Z"/>
        </w:rPr>
      </w:pPr>
      <w:ins w:id="570" w:author="PVC" w:date="2022-06-28T15:31:00Z">
        <w:r w:rsidRPr="004868B5">
          <w:rPr>
            <w:rFonts w:hint="eastAsia"/>
            <w:b/>
            <w:bCs/>
          </w:rPr>
          <w:t>非定常</w:t>
        </w:r>
        <w:r>
          <w:rPr>
            <w:rFonts w:hint="eastAsia"/>
          </w:rPr>
          <w:t xml:space="preserve"> </w:t>
        </w:r>
        <w:r>
          <w:rPr>
            <w:rFonts w:hint="eastAsia"/>
          </w:rPr>
          <w:t>桨叶的固体表面对于空气流场而言，属于移动的壁面边界。通常，桨叶绕旋翼轴作周期运动时，描述其周围流场的各物理量的也随时间近似按周期变化。即使是悬停状态，虽然桨叶附近的空气流动接近定常状态，但是远离桨盘的桨尖涡也会因系统不稳定而表现出空间和时间的随机性。因此，非定常性是旋翼流场固有的特征，这决定了与旋翼相关的流动问题的研究难度往往要高于固定翼所对应的问题。</w:t>
        </w:r>
      </w:ins>
    </w:p>
    <w:p w14:paraId="6BFDCE83" w14:textId="77777777" w:rsidR="006D2FDF" w:rsidRDefault="006D2FDF" w:rsidP="009D07A1">
      <w:pPr>
        <w:ind w:firstLine="422"/>
        <w:rPr>
          <w:ins w:id="571" w:author="PVC" w:date="2022-06-28T15:31:00Z"/>
        </w:rPr>
      </w:pPr>
      <w:ins w:id="572" w:author="PVC" w:date="2022-06-28T15:31:00Z">
        <w:r w:rsidRPr="004868B5">
          <w:rPr>
            <w:rFonts w:hint="eastAsia"/>
            <w:b/>
            <w:bCs/>
          </w:rPr>
          <w:t>动态失速</w:t>
        </w:r>
        <w:r>
          <w:rPr>
            <w:rFonts w:hint="eastAsia"/>
          </w:rPr>
          <w:t xml:space="preserve"> </w:t>
        </w:r>
        <w:r>
          <w:rPr>
            <w:rFonts w:hint="eastAsia"/>
          </w:rPr>
          <w:t>通过简单的运动学分析可知，直升机处于前飞状态时，后行侧桨叶剖面的迎角大于前行侧，容易发生失速。另一方面，桨叶剖面的迎角随旋翼转动而周期变化，这种迎角的周期变化会导致翼型气动力出现时滞效应。这种动态失速现象，使得许多对固定翼行之有效的定常或准定常分析方法对旋翼不再适用。</w:t>
        </w:r>
      </w:ins>
    </w:p>
    <w:p w14:paraId="02E865AA" w14:textId="77777777" w:rsidR="006D2FDF" w:rsidRPr="006D2FDF" w:rsidRDefault="006D2FDF" w:rsidP="009D07A1">
      <w:pPr>
        <w:ind w:firstLine="422"/>
        <w:rPr>
          <w:ins w:id="573" w:author="PVC" w:date="2022-06-28T15:30:00Z"/>
        </w:rPr>
      </w:pPr>
      <w:ins w:id="574" w:author="PVC" w:date="2022-06-28T15:31:00Z">
        <w:r w:rsidRPr="004868B5">
          <w:rPr>
            <w:rFonts w:hint="eastAsia"/>
            <w:b/>
            <w:bCs/>
          </w:rPr>
          <w:t>局部可压缩</w:t>
        </w:r>
        <w:r>
          <w:rPr>
            <w:rFonts w:hint="eastAsia"/>
          </w:rPr>
          <w:t xml:space="preserve"> </w:t>
        </w:r>
        <w:r>
          <w:rPr>
            <w:rFonts w:hint="eastAsia"/>
          </w:rPr>
          <w:t>直升机旋翼桨尖速度的设计值通常为</w:t>
        </w:r>
        <w:r>
          <w:rPr>
            <w:rFonts w:hint="eastAsia"/>
          </w:rPr>
          <w:t>0.7</w:t>
        </w:r>
        <w:r>
          <w:rPr>
            <w:rFonts w:hint="eastAsia"/>
          </w:rPr>
          <w:t>至</w:t>
        </w:r>
        <w:r>
          <w:rPr>
            <w:rFonts w:hint="eastAsia"/>
          </w:rPr>
          <w:t>0.9</w:t>
        </w:r>
        <w:r>
          <w:rPr>
            <w:rFonts w:hint="eastAsia"/>
          </w:rPr>
          <w:t>马赫，属于高亚音速范围，压缩性已较为明显。随着前飞速度增大，在前行侧桨叶桨尖处可能会出现局部跨音速区，甚至产生激波。桨叶的旋转又使得可压缩区域与低速不可压缩区域之间没有固定的、显著的界线。这一流动特征使得原本在固定翼空气动力学中已经形成的分别适用于不可压缩和可压缩流动的分析方法，需经过特殊处理才能应用于旋翼空气动力学的研究。</w:t>
        </w:r>
      </w:ins>
    </w:p>
    <w:p w14:paraId="2890D7CB" w14:textId="77777777" w:rsidR="00E33665" w:rsidRDefault="00E33665" w:rsidP="008E047A">
      <w:pPr>
        <w:pStyle w:val="1"/>
        <w:keepNext w:val="0"/>
        <w:keepLines w:val="0"/>
        <w:numPr>
          <w:ilvl w:val="0"/>
          <w:numId w:val="3"/>
        </w:numPr>
        <w:spacing w:beforeLines="50" w:before="156" w:afterLines="50" w:after="156" w:line="240" w:lineRule="auto"/>
        <w:ind w:firstLineChars="0"/>
        <w:rPr>
          <w:color w:val="0000FF"/>
          <w:szCs w:val="24"/>
        </w:rPr>
      </w:pPr>
      <w:r>
        <w:rPr>
          <w:rFonts w:hint="eastAsia"/>
          <w:szCs w:val="24"/>
        </w:rPr>
        <w:t>舰载直升机</w:t>
      </w:r>
      <w:r w:rsidR="00810637">
        <w:rPr>
          <w:rFonts w:hint="eastAsia"/>
          <w:szCs w:val="24"/>
        </w:rPr>
        <w:t>气动干扰</w:t>
      </w:r>
    </w:p>
    <w:p w14:paraId="57B34098" w14:textId="77777777" w:rsidR="00E33665" w:rsidRPr="002C309C" w:rsidRDefault="00821260" w:rsidP="009D07A1">
      <w:pPr>
        <w:ind w:firstLine="420"/>
      </w:pPr>
      <w:ins w:id="575" w:author="PVC" w:date="2022-06-28T14:53:00Z">
        <w:r>
          <w:rPr>
            <w:rFonts w:hint="eastAsia"/>
          </w:rPr>
          <w:t>舰载直升机</w:t>
        </w:r>
        <w:r w:rsidR="00B741D1">
          <w:rPr>
            <w:rFonts w:hint="eastAsia"/>
          </w:rPr>
          <w:t>以旋翼为主要</w:t>
        </w:r>
        <w:r w:rsidR="001B0DE6">
          <w:rPr>
            <w:rFonts w:hint="eastAsia"/>
          </w:rPr>
          <w:t>气动部件</w:t>
        </w:r>
        <w:r w:rsidR="004B7E6F">
          <w:rPr>
            <w:rFonts w:hint="eastAsia"/>
          </w:rPr>
          <w:t>，因此</w:t>
        </w:r>
      </w:ins>
      <w:ins w:id="576" w:author="PVC" w:date="2022-06-28T14:31:00Z">
        <w:r w:rsidR="002E701C">
          <w:rPr>
            <w:rFonts w:hint="eastAsia"/>
          </w:rPr>
          <w:t>前文所述</w:t>
        </w:r>
        <w:r w:rsidR="00CB4099">
          <w:rPr>
            <w:rFonts w:hint="eastAsia"/>
          </w:rPr>
          <w:t>旋翼</w:t>
        </w:r>
      </w:ins>
      <w:r w:rsidR="00E33665">
        <w:rPr>
          <w:rFonts w:hint="eastAsia"/>
        </w:rPr>
        <w:t>空气动力学</w:t>
      </w:r>
      <w:r w:rsidR="002E701C">
        <w:rPr>
          <w:rFonts w:hint="eastAsia"/>
        </w:rPr>
        <w:t>的研究方法</w:t>
      </w:r>
      <w:r w:rsidR="00697AAF">
        <w:rPr>
          <w:rFonts w:hint="eastAsia"/>
        </w:rPr>
        <w:t>和</w:t>
      </w:r>
      <w:r w:rsidR="00610A0F">
        <w:rPr>
          <w:rFonts w:hint="eastAsia"/>
        </w:rPr>
        <w:t>所积累的</w:t>
      </w:r>
      <w:r w:rsidR="00FE41E5">
        <w:rPr>
          <w:rFonts w:hint="eastAsia"/>
        </w:rPr>
        <w:t>成果</w:t>
      </w:r>
      <w:r w:rsidR="00E33665">
        <w:rPr>
          <w:rFonts w:hint="eastAsia"/>
        </w:rPr>
        <w:t>，</w:t>
      </w:r>
      <w:ins w:id="577" w:author="PVC" w:date="2022-06-28T14:57:00Z">
        <w:r w:rsidR="0024015E">
          <w:rPr>
            <w:rFonts w:hint="eastAsia"/>
          </w:rPr>
          <w:t>为</w:t>
        </w:r>
      </w:ins>
      <w:ins w:id="578" w:author="PVC" w:date="2022-06-28T14:32:00Z">
        <w:r w:rsidR="008B6E5E">
          <w:rPr>
            <w:rFonts w:hint="eastAsia"/>
          </w:rPr>
          <w:t>舰载直升机</w:t>
        </w:r>
      </w:ins>
      <w:ins w:id="579" w:author="PVC" w:date="2022-06-29T12:11:00Z">
        <w:r w:rsidR="00E9709D">
          <w:rPr>
            <w:rFonts w:hint="eastAsia"/>
          </w:rPr>
          <w:t>气动干扰</w:t>
        </w:r>
      </w:ins>
      <w:ins w:id="580" w:author="PVC" w:date="2022-06-28T14:57:00Z">
        <w:r w:rsidR="0024015E">
          <w:rPr>
            <w:rFonts w:hint="eastAsia"/>
          </w:rPr>
          <w:t>的</w:t>
        </w:r>
      </w:ins>
      <w:ins w:id="581" w:author="PVC" w:date="2022-06-28T14:38:00Z">
        <w:r w:rsidR="002C06C2">
          <w:rPr>
            <w:rFonts w:hint="eastAsia"/>
          </w:rPr>
          <w:t>研究</w:t>
        </w:r>
      </w:ins>
      <w:ins w:id="582" w:author="PVC" w:date="2022-06-28T14:57:00Z">
        <w:r w:rsidR="0024015E">
          <w:rPr>
            <w:rFonts w:hint="eastAsia"/>
          </w:rPr>
          <w:t>提供了必要的</w:t>
        </w:r>
      </w:ins>
      <w:ins w:id="583" w:author="PVC" w:date="2022-06-28T14:58:00Z">
        <w:r w:rsidR="00AE4997">
          <w:rPr>
            <w:rFonts w:hint="eastAsia"/>
          </w:rPr>
          <w:t>知识</w:t>
        </w:r>
      </w:ins>
      <w:ins w:id="584" w:author="PVC" w:date="2022-06-28T14:57:00Z">
        <w:r w:rsidR="0024015E">
          <w:rPr>
            <w:rFonts w:hint="eastAsia"/>
          </w:rPr>
          <w:t>和</w:t>
        </w:r>
      </w:ins>
      <w:ins w:id="585" w:author="PVC" w:date="2022-06-28T14:58:00Z">
        <w:r w:rsidR="00AE4997">
          <w:rPr>
            <w:rFonts w:hint="eastAsia"/>
          </w:rPr>
          <w:t>技术</w:t>
        </w:r>
      </w:ins>
      <w:ins w:id="586" w:author="PVC" w:date="2022-06-28T14:57:00Z">
        <w:r w:rsidR="0024015E">
          <w:rPr>
            <w:rFonts w:hint="eastAsia"/>
          </w:rPr>
          <w:t>储备</w:t>
        </w:r>
      </w:ins>
      <w:ins w:id="587" w:author="PVC" w:date="2022-06-28T14:32:00Z">
        <w:r w:rsidR="008B6E5E">
          <w:rPr>
            <w:rFonts w:hint="eastAsia"/>
          </w:rPr>
          <w:t>。</w:t>
        </w:r>
      </w:ins>
      <w:ins w:id="588" w:author="PVC" w:date="2022-06-28T14:57:00Z">
        <w:r w:rsidR="00EF73C2">
          <w:rPr>
            <w:rFonts w:hint="eastAsia"/>
          </w:rPr>
          <w:t>在此基础上，</w:t>
        </w:r>
      </w:ins>
      <w:ins w:id="589" w:author="PVC" w:date="2022-06-28T14:58:00Z">
        <w:r w:rsidR="005C42DB">
          <w:rPr>
            <w:rFonts w:hint="eastAsia"/>
          </w:rPr>
          <w:t>舰载直升机</w:t>
        </w:r>
      </w:ins>
      <w:ins w:id="590" w:author="PVC" w:date="2022-06-29T12:52:00Z">
        <w:r w:rsidR="00414D52">
          <w:rPr>
            <w:rFonts w:hint="eastAsia"/>
          </w:rPr>
          <w:t>空气动力学</w:t>
        </w:r>
      </w:ins>
      <w:ins w:id="591" w:author="PVC" w:date="2022-06-28T14:58:00Z">
        <w:r w:rsidR="008E0BB4">
          <w:rPr>
            <w:rFonts w:hint="eastAsia"/>
          </w:rPr>
          <w:t>的</w:t>
        </w:r>
        <w:r w:rsidR="003F4219">
          <w:rPr>
            <w:rFonts w:hint="eastAsia"/>
          </w:rPr>
          <w:t>研究</w:t>
        </w:r>
        <w:r w:rsidR="008E0BB4">
          <w:rPr>
            <w:rFonts w:hint="eastAsia"/>
          </w:rPr>
          <w:t>侧重于</w:t>
        </w:r>
      </w:ins>
      <w:ins w:id="592" w:author="PVC" w:date="2022-06-28T14:41:00Z">
        <w:r w:rsidR="00DF778C">
          <w:rPr>
            <w:rFonts w:hint="eastAsia"/>
          </w:rPr>
          <w:t>旋翼尾迹与海面气流、船体空气尾流之间的相互作用</w:t>
        </w:r>
      </w:ins>
      <w:ins w:id="593" w:author="PVC" w:date="2022-06-28T14:43:00Z">
        <w:r w:rsidR="00BB370C">
          <w:rPr>
            <w:rFonts w:hint="eastAsia"/>
          </w:rPr>
          <w:t>。</w:t>
        </w:r>
        <w:r w:rsidR="00142192">
          <w:rPr>
            <w:rFonts w:hint="eastAsia"/>
          </w:rPr>
          <w:t>与</w:t>
        </w:r>
      </w:ins>
      <w:ins w:id="594" w:author="PVC" w:date="2022-06-28T14:44:00Z">
        <w:r w:rsidR="00142192" w:rsidRPr="00142192">
          <w:rPr>
            <w:rFonts w:hint="eastAsia"/>
          </w:rPr>
          <w:t>旋翼空气动力学类似，</w:t>
        </w:r>
        <w:r w:rsidR="0091773B">
          <w:rPr>
            <w:rFonts w:hint="eastAsia"/>
          </w:rPr>
          <w:t>舰载直升机</w:t>
        </w:r>
      </w:ins>
      <w:ins w:id="595" w:author="PVC" w:date="2022-06-29T12:12:00Z">
        <w:r w:rsidR="00EE36C5">
          <w:rPr>
            <w:rFonts w:hint="eastAsia"/>
          </w:rPr>
          <w:t>气动干扰</w:t>
        </w:r>
      </w:ins>
      <w:ins w:id="596" w:author="PVC" w:date="2022-06-28T14:44:00Z">
        <w:r w:rsidR="00142192" w:rsidRPr="00142192">
          <w:rPr>
            <w:rFonts w:hint="eastAsia"/>
          </w:rPr>
          <w:t>的研究方法也</w:t>
        </w:r>
        <w:r w:rsidR="004F7114">
          <w:rPr>
            <w:rFonts w:hint="eastAsia"/>
          </w:rPr>
          <w:t>可以</w:t>
        </w:r>
        <w:r w:rsidR="00142192" w:rsidRPr="00142192">
          <w:rPr>
            <w:rFonts w:hint="eastAsia"/>
          </w:rPr>
          <w:t>分为</w:t>
        </w:r>
        <w:r w:rsidR="00D51CF2">
          <w:rPr>
            <w:rFonts w:hint="eastAsia"/>
          </w:rPr>
          <w:t>试验</w:t>
        </w:r>
        <w:r w:rsidR="009C7BC9">
          <w:rPr>
            <w:rFonts w:hint="eastAsia"/>
          </w:rPr>
          <w:t>与</w:t>
        </w:r>
        <w:r w:rsidR="00142192" w:rsidRPr="00142192">
          <w:rPr>
            <w:rFonts w:hint="eastAsia"/>
          </w:rPr>
          <w:t>计算两大类。</w:t>
        </w:r>
      </w:ins>
    </w:p>
    <w:p w14:paraId="12C1DA64" w14:textId="77777777" w:rsidR="00E33665" w:rsidRDefault="00F4456C" w:rsidP="008E047A">
      <w:pPr>
        <w:pStyle w:val="3"/>
        <w:numPr>
          <w:ilvl w:val="1"/>
          <w:numId w:val="3"/>
        </w:numPr>
        <w:spacing w:beforeLines="50" w:before="156" w:afterLines="50" w:after="156" w:line="240" w:lineRule="auto"/>
        <w:jc w:val="left"/>
      </w:pPr>
      <w:ins w:id="597" w:author="PVC" w:date="2022-06-27T16:37:00Z">
        <w:r>
          <w:rPr>
            <w:rFonts w:hint="eastAsia"/>
          </w:rPr>
          <w:lastRenderedPageBreak/>
          <w:t>试</w:t>
        </w:r>
      </w:ins>
      <w:ins w:id="598" w:author="PVC" w:date="2022-06-27T16:33:00Z">
        <w:r w:rsidR="001D752A">
          <w:rPr>
            <w:rFonts w:hint="eastAsia"/>
          </w:rPr>
          <w:t>验</w:t>
        </w:r>
      </w:ins>
      <w:r w:rsidR="00E33665">
        <w:rPr>
          <w:rFonts w:hint="eastAsia"/>
        </w:rPr>
        <w:t>测量</w:t>
      </w:r>
    </w:p>
    <w:p w14:paraId="31E3F9A2" w14:textId="77777777" w:rsidR="00E33665" w:rsidRDefault="00E33665" w:rsidP="009D07A1">
      <w:pPr>
        <w:ind w:firstLine="420"/>
      </w:pPr>
      <w:commentRangeStart w:id="599"/>
      <w:commentRangeEnd w:id="599"/>
      <w:r>
        <w:commentReference w:id="599"/>
      </w:r>
      <w:ins w:id="600" w:author="PVC" w:date="2022-06-28T15:02:00Z">
        <w:r w:rsidR="00FC568E">
          <w:t>2003</w:t>
        </w:r>
        <w:r w:rsidR="00FC568E">
          <w:rPr>
            <w:rFonts w:hint="eastAsia"/>
          </w:rPr>
          <w:t>年，</w:t>
        </w:r>
      </w:ins>
      <w:r>
        <w:rPr>
          <w:rFonts w:hint="eastAsia"/>
        </w:rPr>
        <w:t>Derby</w:t>
      </w:r>
      <w:r>
        <w:rPr>
          <w:rFonts w:hint="eastAsia"/>
        </w:rPr>
        <w:t>和</w:t>
      </w:r>
      <w:r>
        <w:rPr>
          <w:rFonts w:hint="eastAsia"/>
        </w:rPr>
        <w:t>Yamauchi</w:t>
      </w:r>
      <w:r>
        <w:fldChar w:fldCharType="begin"/>
      </w:r>
      <w:r w:rsidR="00840FFD">
        <w:instrText xml:space="preserve"> ADDIN NE.Ref.{E5359A8C-04B1-45DB-B796-2CB2DE0EC903}</w:instrText>
      </w:r>
      <w:r>
        <w:fldChar w:fldCharType="separate"/>
      </w:r>
      <w:r w:rsidR="00840FFD">
        <w:rPr>
          <w:color w:val="000000"/>
          <w:kern w:val="0"/>
          <w:szCs w:val="21"/>
          <w:vertAlign w:val="superscript"/>
        </w:rPr>
        <w:t>[55]</w:t>
      </w:r>
      <w:r>
        <w:fldChar w:fldCharType="end"/>
      </w:r>
      <w:ins w:id="601" w:author="PVC" w:date="2022-06-28T15:03:00Z">
        <w:r w:rsidR="009C0AD2">
          <w:rPr>
            <w:rFonts w:hint="eastAsia"/>
          </w:rPr>
          <w:t>搭建</w:t>
        </w:r>
      </w:ins>
      <w:r>
        <w:rPr>
          <w:rFonts w:hint="eastAsia"/>
        </w:rPr>
        <w:t>了一套用于研究直升机与两栖攻击舰气动干扰问题的</w:t>
      </w:r>
      <w:r>
        <w:rPr>
          <w:rFonts w:hint="eastAsia"/>
        </w:rPr>
        <w:t xml:space="preserve"> 1/48 </w:t>
      </w:r>
      <w:r>
        <w:rPr>
          <w:rFonts w:hint="eastAsia"/>
        </w:rPr>
        <w:t>缩比模型。该模型还被用于研究直升机与大型建筑物以及地面的气动干扰问题。此项目对倾转旋翼机、纵列式直升机、单主旋翼直升机三种构型都进行了缩比模型</w:t>
      </w:r>
      <w:ins w:id="602" w:author="PVC" w:date="2022-06-27T16:33:00Z">
        <w:r w:rsidR="001D752A">
          <w:rPr>
            <w:rFonts w:hint="eastAsia"/>
          </w:rPr>
          <w:t>试验</w:t>
        </w:r>
      </w:ins>
      <w:r>
        <w:rPr>
          <w:rFonts w:hint="eastAsia"/>
        </w:rPr>
        <w:t>，获得的结果可用于指导全尺寸直升机舰上操纵以及编队飞行的研究。</w:t>
      </w:r>
    </w:p>
    <w:p w14:paraId="3685DC96" w14:textId="3FA24C14" w:rsidR="00A1291A" w:rsidRDefault="008370EA" w:rsidP="00A1291A">
      <w:pPr>
        <w:ind w:firstLine="420"/>
        <w:rPr>
          <w:ins w:id="603" w:author="PVC" w:date="2022-07-01T17:11:00Z"/>
        </w:rPr>
      </w:pPr>
      <w:ins w:id="604" w:author="PVC" w:date="2022-06-28T15:03:00Z">
        <w:r>
          <w:t>2007</w:t>
        </w:r>
        <w:r>
          <w:rPr>
            <w:rFonts w:hint="eastAsia"/>
          </w:rPr>
          <w:t>年，</w:t>
        </w:r>
      </w:ins>
      <w:r w:rsidR="00E33665">
        <w:rPr>
          <w:rFonts w:hint="eastAsia"/>
        </w:rPr>
        <w:t>Lamar</w:t>
      </w:r>
      <w:r w:rsidR="00E33665">
        <w:rPr>
          <w:rFonts w:hint="eastAsia"/>
        </w:rPr>
        <w:t>等</w:t>
      </w:r>
      <w:commentRangeStart w:id="605"/>
      <w:r w:rsidR="00E33665">
        <w:fldChar w:fldCharType="begin"/>
      </w:r>
      <w:r w:rsidR="00840FFD">
        <w:instrText xml:space="preserve"> ADDIN NE.Ref.{C6B69611-42AC-47D4-84DC-D590E20D8EC5}</w:instrText>
      </w:r>
      <w:r w:rsidR="00E33665">
        <w:fldChar w:fldCharType="separate"/>
      </w:r>
      <w:r w:rsidR="00840FFD">
        <w:rPr>
          <w:color w:val="000000"/>
          <w:kern w:val="0"/>
          <w:szCs w:val="21"/>
          <w:vertAlign w:val="superscript"/>
        </w:rPr>
        <w:t>[56</w:t>
      </w:r>
      <w:r w:rsidR="00101B78">
        <w:rPr>
          <w:color w:val="000000"/>
          <w:kern w:val="0"/>
          <w:szCs w:val="21"/>
          <w:vertAlign w:val="superscript"/>
        </w:rPr>
        <w:t>-</w:t>
      </w:r>
      <w:r w:rsidR="00840FFD">
        <w:rPr>
          <w:color w:val="000000"/>
          <w:kern w:val="0"/>
          <w:szCs w:val="21"/>
          <w:vertAlign w:val="superscript"/>
        </w:rPr>
        <w:t>57]</w:t>
      </w:r>
      <w:r w:rsidR="00E33665">
        <w:fldChar w:fldCharType="end"/>
      </w:r>
      <w:commentRangeEnd w:id="605"/>
      <w:r w:rsidR="00E33665">
        <w:commentReference w:id="605"/>
      </w:r>
      <w:r w:rsidR="00E33665">
        <w:rPr>
          <w:rFonts w:hint="eastAsia"/>
        </w:rPr>
        <w:t>通过</w:t>
      </w:r>
      <w:ins w:id="606" w:author="PVC" w:date="2022-06-27T16:33:00Z">
        <w:r w:rsidR="001D752A">
          <w:rPr>
            <w:rFonts w:hint="eastAsia"/>
          </w:rPr>
          <w:t>试验</w:t>
        </w:r>
      </w:ins>
      <w:r w:rsidR="00E33665">
        <w:rPr>
          <w:rFonts w:hint="eastAsia"/>
        </w:rPr>
        <w:t>研究了利用柱状涡流发生器（</w:t>
      </w:r>
      <w:ins w:id="607" w:author="PVC" w:date="2022-06-27T16:21:00Z">
        <w:r w:rsidR="009C49A3">
          <w:rPr>
            <w:rFonts w:hint="eastAsia"/>
          </w:rPr>
          <w:t>c</w:t>
        </w:r>
      </w:ins>
      <w:commentRangeStart w:id="608"/>
      <w:r w:rsidR="00E33665">
        <w:rPr>
          <w:rFonts w:hint="eastAsia"/>
        </w:rPr>
        <w:t xml:space="preserve">olumnar </w:t>
      </w:r>
      <w:ins w:id="609" w:author="PVC" w:date="2022-06-27T16:21:00Z">
        <w:r w:rsidR="009C49A3">
          <w:t>v</w:t>
        </w:r>
      </w:ins>
      <w:r w:rsidR="00E33665">
        <w:rPr>
          <w:rFonts w:hint="eastAsia"/>
        </w:rPr>
        <w:t xml:space="preserve">ortex </w:t>
      </w:r>
      <w:ins w:id="610" w:author="PVC" w:date="2022-06-27T16:21:00Z">
        <w:r w:rsidR="009C49A3">
          <w:t>g</w:t>
        </w:r>
      </w:ins>
      <w:r w:rsidR="00E33665">
        <w:rPr>
          <w:rFonts w:hint="eastAsia"/>
        </w:rPr>
        <w:t>enerator,</w:t>
      </w:r>
      <w:commentRangeEnd w:id="608"/>
      <w:r w:rsidR="00E33665">
        <w:commentReference w:id="608"/>
      </w:r>
      <w:r w:rsidR="00E33665">
        <w:rPr>
          <w:rFonts w:hint="eastAsia"/>
        </w:rPr>
        <w:t xml:space="preserve"> CVG</w:t>
      </w:r>
      <w:r w:rsidR="00E33665">
        <w:rPr>
          <w:rFonts w:hint="eastAsia"/>
        </w:rPr>
        <w:t>）对船体空气尾流进行</w:t>
      </w:r>
      <w:ins w:id="611" w:author="PVC" w:date="2022-07-01T17:14:00Z">
        <w:r w:rsidR="00AF3682">
          <w:rPr>
            <w:rFonts w:hint="eastAsia"/>
          </w:rPr>
          <w:t>修改</w:t>
        </w:r>
        <w:r w:rsidR="003830EA">
          <w:rPr>
            <w:rFonts w:hint="eastAsia"/>
          </w:rPr>
          <w:t>（如图</w:t>
        </w:r>
        <w:r w:rsidR="003830EA">
          <w:rPr>
            <w:rFonts w:hint="eastAsia"/>
          </w:rPr>
          <w:t>5</w:t>
        </w:r>
        <w:r w:rsidR="003830EA">
          <w:rPr>
            <w:rFonts w:hint="eastAsia"/>
          </w:rPr>
          <w:t>所示）</w:t>
        </w:r>
      </w:ins>
      <w:r w:rsidR="00E33665">
        <w:rPr>
          <w:rFonts w:hint="eastAsia"/>
        </w:rPr>
        <w:t>的可行性。他们希望该技术能够应用于改善舰载机（包括直升机）的起降环境。</w:t>
      </w:r>
    </w:p>
    <w:p w14:paraId="486C4A72" w14:textId="77777777" w:rsidR="00A1291A" w:rsidRDefault="00A1291A" w:rsidP="00A1291A">
      <w:pPr>
        <w:keepNext/>
        <w:ind w:firstLineChars="0" w:firstLine="0"/>
        <w:rPr>
          <w:ins w:id="612" w:author="PVC" w:date="2022-07-01T17:11:00Z"/>
        </w:rPr>
      </w:pPr>
      <w:ins w:id="613" w:author="PVC" w:date="2022-07-01T17:11:00Z">
        <w:r>
          <w:rPr>
            <w:rFonts w:hint="eastAsia"/>
            <w:noProof/>
          </w:rPr>
          <w:drawing>
            <wp:inline distT="0" distB="0" distL="0" distR="0" wp14:anchorId="11DA30A3" wp14:editId="55D5D56C">
              <wp:extent cx="2501900" cy="11904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ortex-particle.png"/>
                      <pic:cNvPicPr/>
                    </pic:nvPicPr>
                    <pic:blipFill>
                      <a:blip r:embed="rId22">
                        <a:extLst>
                          <a:ext uri="{28A0092B-C50C-407E-A947-70E740481C1C}">
                            <a14:useLocalDpi xmlns:a14="http://schemas.microsoft.com/office/drawing/2010/main" val="0"/>
                          </a:ext>
                        </a:extLst>
                      </a:blip>
                      <a:stretch>
                        <a:fillRect/>
                      </a:stretch>
                    </pic:blipFill>
                    <pic:spPr>
                      <a:xfrm>
                        <a:off x="0" y="0"/>
                        <a:ext cx="2501900" cy="1190495"/>
                      </a:xfrm>
                      <a:prstGeom prst="rect">
                        <a:avLst/>
                      </a:prstGeom>
                    </pic:spPr>
                  </pic:pic>
                </a:graphicData>
              </a:graphic>
            </wp:inline>
          </w:drawing>
        </w:r>
      </w:ins>
    </w:p>
    <w:p w14:paraId="7D70DD17" w14:textId="64AC97D8" w:rsidR="00A1291A" w:rsidRPr="004605CE" w:rsidRDefault="00A1291A" w:rsidP="003F2ABA">
      <w:pPr>
        <w:ind w:firstLineChars="0" w:firstLine="0"/>
        <w:rPr>
          <w:ins w:id="614" w:author="PVC" w:date="2022-07-01T17:11:00Z"/>
          <w:rFonts w:ascii="宋体" w:hAnsi="宋体"/>
          <w:sz w:val="18"/>
          <w:szCs w:val="18"/>
        </w:rPr>
      </w:pPr>
      <w:ins w:id="615" w:author="PVC" w:date="2022-07-01T17:11:00Z">
        <w:r w:rsidRPr="004605CE">
          <w:rPr>
            <w:rFonts w:ascii="宋体" w:hAnsi="宋体" w:hint="eastAsia"/>
            <w:sz w:val="18"/>
            <w:szCs w:val="18"/>
          </w:rPr>
          <w:t>图</w:t>
        </w:r>
      </w:ins>
      <w:ins w:id="616" w:author="PVC" w:date="2022-07-01T18:28:00Z">
        <w:r w:rsidR="00116DE8" w:rsidRPr="004605CE">
          <w:rPr>
            <w:rFonts w:ascii="宋体" w:hAnsi="宋体"/>
            <w:sz w:val="18"/>
            <w:szCs w:val="18"/>
          </w:rPr>
          <w:t>6</w:t>
        </w:r>
      </w:ins>
      <w:ins w:id="617" w:author="PVC" w:date="2022-07-01T17:11:00Z">
        <w:r w:rsidRPr="004605CE">
          <w:rPr>
            <w:rFonts w:ascii="宋体" w:hAnsi="宋体" w:hint="eastAsia"/>
            <w:sz w:val="18"/>
            <w:szCs w:val="18"/>
          </w:rPr>
          <w:t>利用</w:t>
        </w:r>
      </w:ins>
      <w:ins w:id="618" w:author="PVC" w:date="2022-07-01T18:08:00Z">
        <w:r w:rsidR="006A1421" w:rsidRPr="004605CE">
          <w:rPr>
            <w:rFonts w:ascii="宋体" w:hAnsi="宋体" w:hint="eastAsia"/>
            <w:sz w:val="18"/>
            <w:szCs w:val="18"/>
          </w:rPr>
          <w:t>涡流发生器</w:t>
        </w:r>
      </w:ins>
      <w:ins w:id="619" w:author="PVC" w:date="2022-07-01T17:13:00Z">
        <w:r w:rsidR="00D5232A" w:rsidRPr="004605CE">
          <w:rPr>
            <w:rFonts w:ascii="宋体" w:hAnsi="宋体" w:hint="eastAsia"/>
            <w:sz w:val="18"/>
            <w:szCs w:val="18"/>
          </w:rPr>
          <w:t>修改</w:t>
        </w:r>
        <w:r w:rsidR="005237FA" w:rsidRPr="004605CE">
          <w:rPr>
            <w:rFonts w:ascii="宋体" w:hAnsi="宋体" w:hint="eastAsia"/>
            <w:sz w:val="18"/>
            <w:szCs w:val="18"/>
          </w:rPr>
          <w:t>船体空气尾流</w:t>
        </w:r>
      </w:ins>
      <w:ins w:id="620" w:author="PVC" w:date="2022-07-01T17:11:00Z">
        <w:r w:rsidRPr="004605CE">
          <w:rPr>
            <w:rFonts w:ascii="宋体" w:hAnsi="宋体"/>
            <w:sz w:val="18"/>
            <w:szCs w:val="18"/>
          </w:rPr>
          <w:fldChar w:fldCharType="begin"/>
        </w:r>
        <w:r w:rsidRPr="004605CE">
          <w:rPr>
            <w:rFonts w:ascii="宋体" w:hAnsi="宋体"/>
            <w:sz w:val="18"/>
            <w:szCs w:val="18"/>
          </w:rPr>
          <w:instrText xml:space="preserve"> ADDIN NE.Ref.{C60F26D6-0794-4324-84C0-D4A6DD1A1019}</w:instrText>
        </w:r>
        <w:r w:rsidRPr="004605CE">
          <w:rPr>
            <w:rFonts w:ascii="宋体" w:hAnsi="宋体"/>
            <w:sz w:val="18"/>
            <w:szCs w:val="18"/>
          </w:rPr>
          <w:fldChar w:fldCharType="separate"/>
        </w:r>
        <w:r w:rsidRPr="004605CE">
          <w:rPr>
            <w:rFonts w:ascii="宋体" w:hAnsi="宋体"/>
            <w:sz w:val="18"/>
            <w:szCs w:val="18"/>
            <w:vertAlign w:val="superscript"/>
          </w:rPr>
          <w:t>[5</w:t>
        </w:r>
      </w:ins>
      <w:ins w:id="621" w:author="PVC" w:date="2022-07-01T17:13:00Z">
        <w:r w:rsidR="0042313D" w:rsidRPr="004605CE">
          <w:rPr>
            <w:rFonts w:ascii="宋体" w:hAnsi="宋体"/>
            <w:sz w:val="18"/>
            <w:szCs w:val="18"/>
            <w:vertAlign w:val="superscript"/>
          </w:rPr>
          <w:t>6</w:t>
        </w:r>
      </w:ins>
      <w:ins w:id="622" w:author="PVC" w:date="2022-07-01T17:11:00Z">
        <w:r w:rsidRPr="004605CE">
          <w:rPr>
            <w:rFonts w:ascii="宋体" w:hAnsi="宋体"/>
            <w:sz w:val="18"/>
            <w:szCs w:val="18"/>
            <w:vertAlign w:val="superscript"/>
          </w:rPr>
          <w:t>]</w:t>
        </w:r>
        <w:r w:rsidRPr="004605CE">
          <w:rPr>
            <w:rFonts w:ascii="宋体" w:hAnsi="宋体"/>
            <w:sz w:val="18"/>
            <w:szCs w:val="18"/>
          </w:rPr>
          <w:fldChar w:fldCharType="end"/>
        </w:r>
      </w:ins>
    </w:p>
    <w:p w14:paraId="6DDEA7D9" w14:textId="0B35BF42" w:rsidR="00A1291A" w:rsidRPr="003F2ABA" w:rsidRDefault="00A1291A" w:rsidP="003F2ABA">
      <w:pPr>
        <w:ind w:firstLineChars="0" w:firstLine="0"/>
        <w:rPr>
          <w:ins w:id="623" w:author="PVC" w:date="2022-07-01T17:11:00Z"/>
          <w:sz w:val="18"/>
          <w:szCs w:val="18"/>
        </w:rPr>
      </w:pPr>
      <w:ins w:id="624" w:author="PVC" w:date="2022-07-01T17:11:00Z">
        <w:r w:rsidRPr="003F2ABA">
          <w:rPr>
            <w:rFonts w:hint="eastAsia"/>
            <w:sz w:val="18"/>
            <w:szCs w:val="18"/>
          </w:rPr>
          <w:t>Fig.</w:t>
        </w:r>
      </w:ins>
      <w:ins w:id="625" w:author="PVC" w:date="2022-07-01T18:28:00Z">
        <w:r w:rsidR="00116DE8" w:rsidRPr="003F2ABA">
          <w:rPr>
            <w:sz w:val="18"/>
            <w:szCs w:val="18"/>
          </w:rPr>
          <w:t>6</w:t>
        </w:r>
      </w:ins>
      <w:ins w:id="626" w:author="PVC" w:date="2022-07-01T17:11:00Z">
        <w:r w:rsidRPr="003F2ABA">
          <w:rPr>
            <w:rFonts w:hint="eastAsia"/>
            <w:sz w:val="18"/>
            <w:szCs w:val="18"/>
          </w:rPr>
          <w:t xml:space="preserve"> </w:t>
        </w:r>
      </w:ins>
      <w:ins w:id="627" w:author="PVC" w:date="2022-07-01T17:13:00Z">
        <w:r w:rsidR="00BA5CE3" w:rsidRPr="003F2ABA">
          <w:rPr>
            <w:rFonts w:hint="eastAsia"/>
            <w:sz w:val="18"/>
            <w:szCs w:val="18"/>
          </w:rPr>
          <w:t>Modify</w:t>
        </w:r>
        <w:r w:rsidR="00BA5CE3" w:rsidRPr="003F2ABA">
          <w:rPr>
            <w:sz w:val="18"/>
            <w:szCs w:val="18"/>
          </w:rPr>
          <w:t xml:space="preserve"> ship </w:t>
        </w:r>
        <w:proofErr w:type="spellStart"/>
        <w:r w:rsidR="00BA5CE3" w:rsidRPr="003F2ABA">
          <w:rPr>
            <w:sz w:val="18"/>
            <w:szCs w:val="18"/>
          </w:rPr>
          <w:t>airwake</w:t>
        </w:r>
        <w:proofErr w:type="spellEnd"/>
        <w:r w:rsidR="00BA5CE3" w:rsidRPr="003F2ABA">
          <w:rPr>
            <w:sz w:val="18"/>
            <w:szCs w:val="18"/>
          </w:rPr>
          <w:t xml:space="preserve"> </w:t>
        </w:r>
      </w:ins>
      <w:ins w:id="628" w:author="PVC" w:date="2022-07-01T17:11:00Z">
        <w:r w:rsidRPr="003F2ABA">
          <w:rPr>
            <w:sz w:val="18"/>
            <w:szCs w:val="18"/>
          </w:rPr>
          <w:t xml:space="preserve">by </w:t>
        </w:r>
      </w:ins>
      <w:ins w:id="629" w:author="PVC" w:date="2022-07-01T17:13:00Z">
        <w:r w:rsidR="00BA5CE3" w:rsidRPr="003F2ABA">
          <w:rPr>
            <w:sz w:val="18"/>
            <w:szCs w:val="18"/>
          </w:rPr>
          <w:t>CVG</w:t>
        </w:r>
      </w:ins>
      <w:ins w:id="630" w:author="PVC" w:date="2022-07-01T18:38:00Z">
        <w:r w:rsidR="006418D2" w:rsidRPr="003F2ABA">
          <w:rPr>
            <w:sz w:val="18"/>
            <w:szCs w:val="18"/>
          </w:rPr>
          <w:fldChar w:fldCharType="begin"/>
        </w:r>
        <w:r w:rsidR="006418D2" w:rsidRPr="003F2ABA">
          <w:rPr>
            <w:sz w:val="18"/>
            <w:szCs w:val="18"/>
          </w:rPr>
          <w:instrText xml:space="preserve"> ADDIN NE.Ref.{C60F26D6-0794-4324-84C0-D4A6DD1A1019}</w:instrText>
        </w:r>
        <w:r w:rsidR="006418D2" w:rsidRPr="003F2ABA">
          <w:rPr>
            <w:sz w:val="18"/>
            <w:szCs w:val="18"/>
          </w:rPr>
          <w:fldChar w:fldCharType="separate"/>
        </w:r>
        <w:r w:rsidR="006418D2" w:rsidRPr="003F2ABA">
          <w:rPr>
            <w:sz w:val="18"/>
            <w:szCs w:val="18"/>
            <w:vertAlign w:val="superscript"/>
          </w:rPr>
          <w:t>[56]</w:t>
        </w:r>
        <w:r w:rsidR="006418D2" w:rsidRPr="003F2ABA">
          <w:rPr>
            <w:sz w:val="18"/>
            <w:szCs w:val="18"/>
          </w:rPr>
          <w:fldChar w:fldCharType="end"/>
        </w:r>
      </w:ins>
    </w:p>
    <w:p w14:paraId="11EC8463" w14:textId="77777777" w:rsidR="00E33665" w:rsidRPr="00A1291A" w:rsidRDefault="00E33665" w:rsidP="009D07A1">
      <w:pPr>
        <w:ind w:firstLine="420"/>
      </w:pPr>
    </w:p>
    <w:p w14:paraId="399F76D9" w14:textId="77777777" w:rsidR="00E33665" w:rsidRDefault="00BC7763" w:rsidP="009D07A1">
      <w:pPr>
        <w:ind w:firstLine="420"/>
      </w:pPr>
      <w:ins w:id="631" w:author="PVC" w:date="2022-06-28T15:03:00Z">
        <w:r>
          <w:t>2011</w:t>
        </w:r>
        <w:r>
          <w:rPr>
            <w:rFonts w:hint="eastAsia"/>
          </w:rPr>
          <w:t>年，</w:t>
        </w:r>
      </w:ins>
      <w:proofErr w:type="spellStart"/>
      <w:r w:rsidR="00E33665">
        <w:rPr>
          <w:rFonts w:hint="eastAsia"/>
        </w:rPr>
        <w:t>Herry</w:t>
      </w:r>
      <w:proofErr w:type="spellEnd"/>
      <w:r w:rsidR="00E33665">
        <w:rPr>
          <w:rFonts w:hint="eastAsia"/>
        </w:rPr>
        <w:t>和</w:t>
      </w:r>
      <w:r w:rsidR="00E33665">
        <w:rPr>
          <w:rFonts w:hint="eastAsia"/>
        </w:rPr>
        <w:t>Vorst</w:t>
      </w:r>
      <w:r w:rsidR="00E33665">
        <w:fldChar w:fldCharType="begin"/>
      </w:r>
      <w:r w:rsidR="00840FFD">
        <w:instrText xml:space="preserve"> ADDIN NE.Ref.{A5976610-863B-48F2-BBFE-A361B55C9E74}</w:instrText>
      </w:r>
      <w:r w:rsidR="00E33665">
        <w:fldChar w:fldCharType="separate"/>
      </w:r>
      <w:r w:rsidR="00840FFD">
        <w:rPr>
          <w:color w:val="000000"/>
          <w:kern w:val="0"/>
          <w:szCs w:val="21"/>
          <w:vertAlign w:val="superscript"/>
        </w:rPr>
        <w:t>[58]</w:t>
      </w:r>
      <w:r w:rsidR="00E33665">
        <w:fldChar w:fldCharType="end"/>
      </w:r>
      <w:r w:rsidR="00E33665">
        <w:rPr>
          <w:rFonts w:hint="eastAsia"/>
        </w:rPr>
        <w:t>利用</w:t>
      </w:r>
      <w:ins w:id="632" w:author="PVC" w:date="2022-06-28T14:59:00Z">
        <w:r w:rsidR="009A7F39">
          <w:rPr>
            <w:rFonts w:hint="eastAsia"/>
          </w:rPr>
          <w:t>PIV</w:t>
        </w:r>
      </w:ins>
      <w:r w:rsidR="00E33665">
        <w:rPr>
          <w:rFonts w:hint="eastAsia"/>
        </w:rPr>
        <w:t>和</w:t>
      </w:r>
      <w:ins w:id="633" w:author="PVC" w:date="2022-06-28T14:59:00Z">
        <w:r w:rsidR="009A7F39">
          <w:rPr>
            <w:rFonts w:hint="eastAsia"/>
          </w:rPr>
          <w:t>LTV</w:t>
        </w:r>
      </w:ins>
      <w:r w:rsidR="00E33665">
        <w:rPr>
          <w:rFonts w:hint="eastAsia"/>
        </w:rPr>
        <w:t>技术，在</w:t>
      </w:r>
      <w:r w:rsidR="00E33665">
        <w:rPr>
          <w:rFonts w:hint="eastAsia"/>
        </w:rPr>
        <w:t>ONERA</w:t>
      </w:r>
      <w:r w:rsidR="00E33665">
        <w:rPr>
          <w:rFonts w:hint="eastAsia"/>
        </w:rPr>
        <w:t>的</w:t>
      </w:r>
      <w:r w:rsidR="00E33665">
        <w:rPr>
          <w:rFonts w:hint="eastAsia"/>
        </w:rPr>
        <w:t>L2</w:t>
      </w:r>
      <w:r w:rsidR="00E33665">
        <w:rPr>
          <w:rFonts w:hint="eastAsia"/>
        </w:rPr>
        <w:t>风洞中测量了</w:t>
      </w:r>
      <w:r w:rsidR="00E33665">
        <w:rPr>
          <w:rFonts w:hint="eastAsia"/>
        </w:rPr>
        <w:t>1/60</w:t>
      </w:r>
      <w:r w:rsidR="00E33665">
        <w:rPr>
          <w:rFonts w:hint="eastAsia"/>
        </w:rPr>
        <w:t>简单外形军舰缩比模型和</w:t>
      </w:r>
      <w:r w:rsidR="00E33665">
        <w:rPr>
          <w:rFonts w:hint="eastAsia"/>
        </w:rPr>
        <w:t>1/100</w:t>
      </w:r>
      <w:r w:rsidR="00E33665">
        <w:rPr>
          <w:rFonts w:hint="eastAsia"/>
        </w:rPr>
        <w:t>真实外形军舰缩比模型两种船体的空气尾流。</w:t>
      </w:r>
      <w:ins w:id="634" w:author="PVC" w:date="2022-06-27T16:33:00Z">
        <w:r w:rsidR="001D752A">
          <w:rPr>
            <w:rFonts w:hint="eastAsia"/>
          </w:rPr>
          <w:t>试验</w:t>
        </w:r>
      </w:ins>
      <w:r w:rsidR="00E33665">
        <w:rPr>
          <w:rFonts w:hint="eastAsia"/>
        </w:rPr>
        <w:t>结果对于理解船体无侧滑航行时，船体结构后方气流的双稳态（</w:t>
      </w:r>
      <w:r w:rsidR="00E33665">
        <w:rPr>
          <w:rFonts w:hint="eastAsia"/>
        </w:rPr>
        <w:t>bi-stable</w:t>
      </w:r>
      <w:r w:rsidR="00E33665">
        <w:rPr>
          <w:rFonts w:hint="eastAsia"/>
        </w:rPr>
        <w:t>）现象，特别是二者之间的临界情况有很大帮助。</w:t>
      </w:r>
    </w:p>
    <w:p w14:paraId="01F17870" w14:textId="3D090850" w:rsidR="00BD1B02" w:rsidRDefault="008D4C4A" w:rsidP="00053E1C">
      <w:pPr>
        <w:ind w:firstLine="420"/>
      </w:pPr>
      <w:ins w:id="635" w:author="PVC" w:date="2022-06-28T15:04:00Z">
        <w:r>
          <w:t>2012</w:t>
        </w:r>
        <w:r>
          <w:rPr>
            <w:rFonts w:hint="eastAsia"/>
          </w:rPr>
          <w:t>年，</w:t>
        </w:r>
      </w:ins>
      <w:proofErr w:type="spellStart"/>
      <w:r w:rsidR="00E33665">
        <w:rPr>
          <w:rFonts w:hint="eastAsia"/>
        </w:rPr>
        <w:t>Kääriä</w:t>
      </w:r>
      <w:proofErr w:type="spellEnd"/>
      <w:r w:rsidR="00E33665">
        <w:rPr>
          <w:rFonts w:hint="eastAsia"/>
        </w:rPr>
        <w:t>等</w:t>
      </w:r>
      <w:r w:rsidR="00E33665">
        <w:fldChar w:fldCharType="begin"/>
      </w:r>
      <w:r w:rsidR="00840FFD">
        <w:instrText xml:space="preserve"> ADDIN NE.Ref.{983AB426-7645-4AF5-8EAC-4C51B894439F}</w:instrText>
      </w:r>
      <w:r w:rsidR="00E33665">
        <w:fldChar w:fldCharType="separate"/>
      </w:r>
      <w:r w:rsidR="00840FFD">
        <w:rPr>
          <w:color w:val="000000"/>
          <w:kern w:val="0"/>
          <w:szCs w:val="21"/>
          <w:vertAlign w:val="superscript"/>
        </w:rPr>
        <w:t>[59]</w:t>
      </w:r>
      <w:r w:rsidR="00E33665">
        <w:fldChar w:fldCharType="end"/>
      </w:r>
      <w:r w:rsidR="00E33665">
        <w:rPr>
          <w:rFonts w:hint="eastAsia"/>
        </w:rPr>
        <w:t>通过开展水洞</w:t>
      </w:r>
      <w:ins w:id="636" w:author="PVC" w:date="2022-06-27T16:33:00Z">
        <w:r w:rsidR="001D752A">
          <w:rPr>
            <w:rFonts w:hint="eastAsia"/>
          </w:rPr>
          <w:t>试验</w:t>
        </w:r>
      </w:ins>
      <w:r w:rsidR="00E33665">
        <w:rPr>
          <w:rFonts w:hint="eastAsia"/>
        </w:rPr>
        <w:t>，研究了直升机</w:t>
      </w:r>
      <w:r w:rsidR="00416C9F">
        <w:rPr>
          <w:rFonts w:hint="eastAsia"/>
        </w:rPr>
        <w:t>在船体</w:t>
      </w:r>
      <w:r w:rsidR="00E33665">
        <w:rPr>
          <w:rFonts w:hint="eastAsia"/>
        </w:rPr>
        <w:t>空气尾流中的气动载荷特征。该</w:t>
      </w:r>
      <w:ins w:id="637" w:author="PVC" w:date="2022-06-27T16:33:00Z">
        <w:r w:rsidR="001D752A">
          <w:rPr>
            <w:rFonts w:hint="eastAsia"/>
          </w:rPr>
          <w:t>试验</w:t>
        </w:r>
      </w:ins>
      <w:r w:rsidR="00E33665">
        <w:rPr>
          <w:rFonts w:hint="eastAsia"/>
        </w:rPr>
        <w:t>是在</w:t>
      </w:r>
      <w:ins w:id="638" w:author="PVC" w:date="2022-06-29T14:56:00Z">
        <w:r w:rsidR="00831374">
          <w:rPr>
            <w:rFonts w:hint="eastAsia"/>
          </w:rPr>
          <w:t>一架</w:t>
        </w:r>
      </w:ins>
      <w:r w:rsidR="00E33665">
        <w:rPr>
          <w:rFonts w:hint="eastAsia"/>
        </w:rPr>
        <w:t>1/54</w:t>
      </w:r>
      <w:r w:rsidR="00E33665">
        <w:rPr>
          <w:rFonts w:hint="eastAsia"/>
        </w:rPr>
        <w:t>的直升机缩比模型</w:t>
      </w:r>
      <w:ins w:id="639" w:author="PVC" w:date="2022-06-29T14:58:00Z">
        <w:r w:rsidR="004D10FE">
          <w:rPr>
            <w:rFonts w:hint="eastAsia"/>
          </w:rPr>
          <w:t>与一艘虽经简化但仍具有</w:t>
        </w:r>
      </w:ins>
      <w:ins w:id="640" w:author="PVC" w:date="2022-06-29T15:00:00Z">
        <w:r w:rsidR="00B77C21">
          <w:rPr>
            <w:rFonts w:hint="eastAsia"/>
          </w:rPr>
          <w:t>机库和</w:t>
        </w:r>
      </w:ins>
      <w:ins w:id="641" w:author="PVC" w:date="2022-06-29T14:58:00Z">
        <w:r w:rsidR="004D10FE">
          <w:rPr>
            <w:rFonts w:hint="eastAsia"/>
          </w:rPr>
          <w:t>飞行甲板的护卫舰模型</w:t>
        </w:r>
      </w:ins>
      <w:r w:rsidR="00E33665">
        <w:rPr>
          <w:rFonts w:hint="eastAsia"/>
        </w:rPr>
        <w:t>上进行的，旋翼</w:t>
      </w:r>
      <w:ins w:id="642" w:author="PVC" w:date="2022-06-29T14:22:00Z">
        <w:r w:rsidR="00586EA3">
          <w:rPr>
            <w:rFonts w:hint="eastAsia"/>
          </w:rPr>
          <w:t>桨叶</w:t>
        </w:r>
      </w:ins>
      <w:ins w:id="643" w:author="PVC" w:date="2022-06-29T14:13:00Z">
        <w:r w:rsidR="002C057D">
          <w:rPr>
            <w:rFonts w:hint="eastAsia"/>
          </w:rPr>
          <w:t>被简化为</w:t>
        </w:r>
      </w:ins>
      <w:ins w:id="644" w:author="PVC" w:date="2022-06-29T14:22:00Z">
        <w:r w:rsidR="003C6223">
          <w:rPr>
            <w:rFonts w:hint="eastAsia"/>
          </w:rPr>
          <w:t>刚性连接</w:t>
        </w:r>
        <w:r w:rsidR="00586EA3">
          <w:rPr>
            <w:rFonts w:hint="eastAsia"/>
          </w:rPr>
          <w:t>到桨毂</w:t>
        </w:r>
      </w:ins>
      <w:r w:rsidR="00E33665">
        <w:rPr>
          <w:rFonts w:hint="eastAsia"/>
        </w:rPr>
        <w:t>，气动载荷通过安装在机身内的六分量天平来测量。</w:t>
      </w:r>
      <w:ins w:id="645" w:author="PVC" w:date="2022-06-27T16:33:00Z">
        <w:r w:rsidR="001D752A">
          <w:rPr>
            <w:rFonts w:hint="eastAsia"/>
          </w:rPr>
          <w:t>试验</w:t>
        </w:r>
      </w:ins>
      <w:ins w:id="646" w:author="PVC" w:date="2022-06-29T15:00:00Z">
        <w:r w:rsidR="009910D2">
          <w:rPr>
            <w:rFonts w:hint="eastAsia"/>
          </w:rPr>
          <w:t>在</w:t>
        </w:r>
      </w:ins>
      <w:r w:rsidR="00E33665">
        <w:rPr>
          <w:rFonts w:hint="eastAsia"/>
        </w:rPr>
        <w:t>船头正面迎风与</w:t>
      </w:r>
      <w:r w:rsidR="00E33665">
        <w:rPr>
          <w:rFonts w:hint="eastAsia"/>
        </w:rPr>
        <w:t xml:space="preserve"> 45</w:t>
      </w:r>
      <w:ins w:id="647" w:author="AST" w:date="2022-06-27T09:20:00Z">
        <w:r w:rsidR="00E33665">
          <w:rPr>
            <w:rFonts w:ascii="宋体" w:hAnsi="宋体" w:cs="宋体" w:hint="eastAsia"/>
          </w:rPr>
          <w:t>°</w:t>
        </w:r>
      </w:ins>
      <w:r w:rsidR="00E33665">
        <w:rPr>
          <w:rFonts w:hint="eastAsia"/>
        </w:rPr>
        <w:t>侧风两种来流条件</w:t>
      </w:r>
      <w:ins w:id="648" w:author="PVC" w:date="2022-06-29T15:00:00Z">
        <w:r w:rsidR="009910D2">
          <w:rPr>
            <w:rFonts w:hint="eastAsia"/>
          </w:rPr>
          <w:t>下</w:t>
        </w:r>
      </w:ins>
      <w:r w:rsidR="00E33665">
        <w:rPr>
          <w:rFonts w:hint="eastAsia"/>
        </w:rPr>
        <w:t>，沿直升机着舰飞行路径选取</w:t>
      </w:r>
      <w:r w:rsidR="00F85A6D">
        <w:rPr>
          <w:rFonts w:hint="eastAsia"/>
        </w:rPr>
        <w:t>了若干观测</w:t>
      </w:r>
      <w:r w:rsidR="00E33665">
        <w:rPr>
          <w:rFonts w:hint="eastAsia"/>
        </w:rPr>
        <w:t>点，测量了直升机在这几个点上的非定常气动载荷。</w:t>
      </w:r>
      <w:ins w:id="649" w:author="PVC" w:date="2022-06-29T15:01:00Z">
        <w:r w:rsidR="00472DC6">
          <w:rPr>
            <w:rFonts w:hint="eastAsia"/>
          </w:rPr>
          <w:t>试验</w:t>
        </w:r>
      </w:ins>
      <w:r w:rsidR="00E33665">
        <w:rPr>
          <w:rFonts w:hint="eastAsia"/>
        </w:rPr>
        <w:t>结果表明，</w:t>
      </w:r>
      <w:ins w:id="650" w:author="PVC" w:date="2022-06-29T14:33:00Z">
        <w:r w:rsidR="002022F0">
          <w:rPr>
            <w:rFonts w:hint="eastAsia"/>
          </w:rPr>
          <w:t>当</w:t>
        </w:r>
      </w:ins>
      <w:r w:rsidR="00E33665">
        <w:rPr>
          <w:rFonts w:hint="eastAsia"/>
        </w:rPr>
        <w:t>船头正面迎风时，</w:t>
      </w:r>
      <w:ins w:id="651" w:author="PVC" w:date="2022-06-29T14:31:00Z">
        <w:r w:rsidR="00721B7F">
          <w:rPr>
            <w:rFonts w:hint="eastAsia"/>
          </w:rPr>
          <w:t>甲板上方</w:t>
        </w:r>
      </w:ins>
      <w:r w:rsidR="00E33665">
        <w:rPr>
          <w:rFonts w:hint="eastAsia"/>
        </w:rPr>
        <w:t>存在</w:t>
      </w:r>
      <w:ins w:id="652" w:author="PVC" w:date="2022-06-29T14:32:00Z">
        <w:r w:rsidR="0076387C">
          <w:rPr>
            <w:rFonts w:hint="eastAsia"/>
          </w:rPr>
          <w:t>一个</w:t>
        </w:r>
      </w:ins>
      <w:r w:rsidR="00E33665">
        <w:rPr>
          <w:rFonts w:hint="eastAsia"/>
        </w:rPr>
        <w:t>拉力不足（</w:t>
      </w:r>
      <w:r w:rsidR="00E33665">
        <w:rPr>
          <w:rFonts w:hint="eastAsia"/>
        </w:rPr>
        <w:t>thrust-deficit</w:t>
      </w:r>
      <w:r w:rsidR="00E33665">
        <w:rPr>
          <w:rFonts w:hint="eastAsia"/>
        </w:rPr>
        <w:t>）</w:t>
      </w:r>
      <w:r w:rsidR="00E33665">
        <w:rPr>
          <w:rFonts w:hint="eastAsia"/>
        </w:rPr>
        <w:t>区域</w:t>
      </w:r>
      <w:ins w:id="653" w:author="PVC" w:date="2022-06-29T14:29:00Z">
        <w:r w:rsidR="00483DF4">
          <w:rPr>
            <w:rFonts w:hint="eastAsia"/>
          </w:rPr>
          <w:t>，</w:t>
        </w:r>
      </w:ins>
      <w:ins w:id="654" w:author="PVC" w:date="2022-06-29T14:37:00Z">
        <w:r w:rsidR="001409F9">
          <w:rPr>
            <w:rFonts w:hint="eastAsia"/>
          </w:rPr>
          <w:t>迫使驾驶员增大总距</w:t>
        </w:r>
      </w:ins>
      <w:ins w:id="655" w:author="PVC" w:date="2022-06-29T14:38:00Z">
        <w:r w:rsidR="001409F9">
          <w:rPr>
            <w:rFonts w:hint="eastAsia"/>
          </w:rPr>
          <w:t>以保持高度</w:t>
        </w:r>
      </w:ins>
      <w:r w:rsidR="00E33665">
        <w:rPr>
          <w:rFonts w:hint="eastAsia"/>
        </w:rPr>
        <w:t>；而在</w:t>
      </w:r>
      <w:r w:rsidR="00E33665">
        <w:rPr>
          <w:rFonts w:hint="eastAsia"/>
        </w:rPr>
        <w:t>45</w:t>
      </w:r>
      <w:r w:rsidR="00E33665">
        <w:rPr>
          <w:rFonts w:ascii="宋体" w:hAnsi="宋体" w:cs="宋体" w:hint="eastAsia"/>
        </w:rPr>
        <w:t>°</w:t>
      </w:r>
      <w:r w:rsidR="00E33665">
        <w:rPr>
          <w:rFonts w:hint="eastAsia"/>
        </w:rPr>
        <w:t>侧风条件下，</w:t>
      </w:r>
      <w:ins w:id="656" w:author="PVC" w:date="2022-06-29T14:34:00Z">
        <w:r w:rsidR="00EC0767">
          <w:rPr>
            <w:rFonts w:hint="eastAsia"/>
          </w:rPr>
          <w:t>甲板上方</w:t>
        </w:r>
      </w:ins>
      <w:r w:rsidR="00E33665">
        <w:rPr>
          <w:rFonts w:hint="eastAsia"/>
        </w:rPr>
        <w:t>存在</w:t>
      </w:r>
      <w:ins w:id="657" w:author="PVC" w:date="2022-06-29T14:43:00Z">
        <w:r w:rsidR="00290813">
          <w:rPr>
            <w:rFonts w:hint="eastAsia"/>
          </w:rPr>
          <w:t>一堵</w:t>
        </w:r>
      </w:ins>
      <w:r w:rsidR="00E33665">
        <w:rPr>
          <w:rFonts w:hint="eastAsia"/>
        </w:rPr>
        <w:t>压力墙（</w:t>
      </w:r>
      <w:r w:rsidR="00E33665">
        <w:rPr>
          <w:rFonts w:hint="eastAsia"/>
        </w:rPr>
        <w:t>pressure-wall</w:t>
      </w:r>
      <w:r w:rsidR="00E33665">
        <w:rPr>
          <w:rFonts w:hint="eastAsia"/>
        </w:rPr>
        <w:t>）</w:t>
      </w:r>
      <w:ins w:id="658" w:author="PVC" w:date="2022-06-29T14:27:00Z">
        <w:r w:rsidR="00503E7E">
          <w:rPr>
            <w:rFonts w:hint="eastAsia"/>
          </w:rPr>
          <w:t>，</w:t>
        </w:r>
      </w:ins>
      <w:ins w:id="659" w:author="PVC" w:date="2022-06-29T14:40:00Z">
        <w:r w:rsidR="00BA36F7">
          <w:rPr>
            <w:rFonts w:hint="eastAsia"/>
          </w:rPr>
          <w:t>迫使驾驶员减小总距以</w:t>
        </w:r>
      </w:ins>
      <w:ins w:id="660" w:author="PVC" w:date="2022-06-29T14:41:00Z">
        <w:r w:rsidR="00E10267">
          <w:rPr>
            <w:rFonts w:hint="eastAsia"/>
          </w:rPr>
          <w:t>降低</w:t>
        </w:r>
      </w:ins>
      <w:ins w:id="661" w:author="PVC" w:date="2022-06-29T14:40:00Z">
        <w:r w:rsidR="00BA36F7">
          <w:rPr>
            <w:rFonts w:hint="eastAsia"/>
          </w:rPr>
          <w:t>高度、增大横向周期变距以保持飞行</w:t>
        </w:r>
      </w:ins>
      <w:ins w:id="662" w:author="PVC" w:date="2022-06-29T14:41:00Z">
        <w:r w:rsidR="00B057E7">
          <w:rPr>
            <w:rFonts w:hint="eastAsia"/>
          </w:rPr>
          <w:t>路径</w:t>
        </w:r>
      </w:ins>
      <w:r w:rsidR="00E33665">
        <w:rPr>
          <w:rFonts w:hint="eastAsia"/>
        </w:rPr>
        <w:t>。他们认为</w:t>
      </w:r>
      <w:ins w:id="663" w:author="PVC" w:date="2022-06-29T15:03:00Z">
        <w:r w:rsidR="0081577F">
          <w:rPr>
            <w:rFonts w:hint="eastAsia"/>
          </w:rPr>
          <w:t>上述</w:t>
        </w:r>
      </w:ins>
      <w:ins w:id="664" w:author="PVC" w:date="2022-06-29T15:02:00Z">
        <w:r w:rsidR="007F2D8E">
          <w:rPr>
            <w:rFonts w:hint="eastAsia"/>
          </w:rPr>
          <w:t>现象</w:t>
        </w:r>
      </w:ins>
      <w:r w:rsidR="00E33665">
        <w:rPr>
          <w:rFonts w:hint="eastAsia"/>
        </w:rPr>
        <w:t>是由船体空气尾流的速度梯度引起的，</w:t>
      </w:r>
      <w:ins w:id="665" w:author="PVC" w:date="2022-06-29T15:01:00Z">
        <w:r w:rsidR="007F2D8E">
          <w:rPr>
            <w:rFonts w:hint="eastAsia"/>
          </w:rPr>
          <w:t>并</w:t>
        </w:r>
      </w:ins>
      <w:r w:rsidR="00E33665">
        <w:rPr>
          <w:rFonts w:hint="eastAsia"/>
        </w:rPr>
        <w:t>通过对船体空气尾流进行非定常</w:t>
      </w:r>
      <w:r w:rsidR="00E33665">
        <w:rPr>
          <w:rFonts w:hint="eastAsia"/>
        </w:rPr>
        <w:t>CFD</w:t>
      </w:r>
      <w:ins w:id="666" w:author="PVC" w:date="2022-06-29T15:02:00Z">
        <w:r w:rsidR="007F2D8E">
          <w:rPr>
            <w:rFonts w:hint="eastAsia"/>
          </w:rPr>
          <w:t>计算</w:t>
        </w:r>
      </w:ins>
      <w:ins w:id="667" w:author="PVC" w:date="2022-06-29T15:01:00Z">
        <w:r w:rsidR="00D2661C">
          <w:rPr>
            <w:rFonts w:hint="eastAsia"/>
          </w:rPr>
          <w:t>验证</w:t>
        </w:r>
      </w:ins>
      <w:r w:rsidR="00E33665">
        <w:rPr>
          <w:rFonts w:hint="eastAsia"/>
        </w:rPr>
        <w:t>了</w:t>
      </w:r>
      <w:ins w:id="668" w:author="PVC" w:date="2022-06-29T15:02:00Z">
        <w:r w:rsidR="0081577F">
          <w:rPr>
            <w:rFonts w:hint="eastAsia"/>
          </w:rPr>
          <w:t>此</w:t>
        </w:r>
      </w:ins>
      <w:ins w:id="669" w:author="PVC" w:date="2022-06-29T15:01:00Z">
        <w:r w:rsidR="00D2661C">
          <w:rPr>
            <w:rFonts w:hint="eastAsia"/>
          </w:rPr>
          <w:t>观点</w:t>
        </w:r>
      </w:ins>
      <w:r w:rsidR="00E33665">
        <w:rPr>
          <w:rFonts w:hint="eastAsia"/>
        </w:rPr>
        <w:t>。尽管该</w:t>
      </w:r>
      <w:ins w:id="670" w:author="PVC" w:date="2022-06-27T16:33:00Z">
        <w:r w:rsidR="001D752A">
          <w:rPr>
            <w:rFonts w:hint="eastAsia"/>
          </w:rPr>
          <w:t>试验</w:t>
        </w:r>
      </w:ins>
      <w:r w:rsidR="00E33665">
        <w:rPr>
          <w:rFonts w:hint="eastAsia"/>
        </w:rPr>
        <w:t>是在固定直升机的条件下进行的，仍不能完全反映直升机着舰过程的真实载荷特征，但可作为验证计算模型的参照对象。</w:t>
      </w:r>
    </w:p>
    <w:p w14:paraId="024F6A69" w14:textId="7F2DF483" w:rsidR="0090619C" w:rsidRDefault="00B321A8" w:rsidP="0090619C">
      <w:pPr>
        <w:ind w:firstLine="420"/>
        <w:rPr>
          <w:ins w:id="671" w:author="PVC" w:date="2022-07-01T17:20:00Z"/>
        </w:rPr>
      </w:pPr>
      <w:ins w:id="672" w:author="PVC" w:date="2022-06-28T15:04:00Z">
        <w:r>
          <w:t>2015</w:t>
        </w:r>
        <w:r>
          <w:rPr>
            <w:rFonts w:hint="eastAsia"/>
          </w:rPr>
          <w:t>年，</w:t>
        </w:r>
      </w:ins>
      <w:r w:rsidR="00E33665">
        <w:rPr>
          <w:rFonts w:hint="eastAsia"/>
        </w:rPr>
        <w:t>Friedman</w:t>
      </w:r>
      <w:r w:rsidR="00E33665">
        <w:rPr>
          <w:rFonts w:hint="eastAsia"/>
        </w:rPr>
        <w:t>等</w:t>
      </w:r>
      <w:r w:rsidR="00E33665">
        <w:fldChar w:fldCharType="begin"/>
      </w:r>
      <w:r w:rsidR="00840FFD">
        <w:instrText xml:space="preserve"> ADDIN NE.Ref.{9B2941F7-D614-45A2-905F-39C32B886921}</w:instrText>
      </w:r>
      <w:r w:rsidR="00E33665">
        <w:fldChar w:fldCharType="separate"/>
      </w:r>
      <w:r w:rsidR="00840FFD">
        <w:rPr>
          <w:color w:val="000000"/>
          <w:kern w:val="0"/>
          <w:szCs w:val="21"/>
          <w:vertAlign w:val="superscript"/>
        </w:rPr>
        <w:t>[60]</w:t>
      </w:r>
      <w:r w:rsidR="00E33665">
        <w:fldChar w:fldCharType="end"/>
      </w:r>
      <w:r w:rsidR="00E33665">
        <w:rPr>
          <w:rFonts w:hint="eastAsia"/>
        </w:rPr>
        <w:t>利用固定在（长</w:t>
      </w:r>
      <w:r w:rsidR="00E33665">
        <w:rPr>
          <w:rFonts w:hint="eastAsia"/>
        </w:rPr>
        <w:t>32.9</w:t>
      </w:r>
      <w:ins w:id="673" w:author="AST" w:date="2022-06-27T09:21:00Z">
        <w:r w:rsidR="00E33665">
          <w:rPr>
            <w:rFonts w:hint="eastAsia"/>
          </w:rPr>
          <w:t>m</w:t>
        </w:r>
      </w:ins>
      <w:r w:rsidR="00E33665">
        <w:rPr>
          <w:rFonts w:hint="eastAsia"/>
        </w:rPr>
        <w:t>）</w:t>
      </w:r>
      <w:r w:rsidR="00612DF9">
        <w:rPr>
          <w:rFonts w:hint="eastAsia"/>
        </w:rPr>
        <w:t>真实船只</w:t>
      </w:r>
      <w:r w:rsidR="00E33665">
        <w:rPr>
          <w:rFonts w:hint="eastAsia"/>
        </w:rPr>
        <w:t>甲板上</w:t>
      </w:r>
      <w:r w:rsidR="00B35263">
        <w:rPr>
          <w:rFonts w:hint="eastAsia"/>
        </w:rPr>
        <w:t>方</w:t>
      </w:r>
      <w:r w:rsidR="00E33665">
        <w:rPr>
          <w:rFonts w:hint="eastAsia"/>
        </w:rPr>
        <w:t>的模型直升机</w:t>
      </w:r>
      <w:ins w:id="674" w:author="PVC" w:date="2022-07-01T17:22:00Z">
        <w:r w:rsidR="00A06C4B">
          <w:rPr>
            <w:rFonts w:hint="eastAsia"/>
          </w:rPr>
          <w:t>（如图</w:t>
        </w:r>
      </w:ins>
      <w:ins w:id="675" w:author="PVC" w:date="2022-07-01T18:28:00Z">
        <w:r w:rsidR="004B3225">
          <w:t>7</w:t>
        </w:r>
      </w:ins>
      <w:ins w:id="676" w:author="PVC" w:date="2022-07-01T17:22:00Z">
        <w:r w:rsidR="00A06C4B">
          <w:rPr>
            <w:rFonts w:hint="eastAsia"/>
          </w:rPr>
          <w:t>所示）</w:t>
        </w:r>
      </w:ins>
      <w:r w:rsidR="00E33665">
        <w:rPr>
          <w:rFonts w:hint="eastAsia"/>
        </w:rPr>
        <w:t>，研究了船体空气尾流与直升机旋翼尾迹的相互影响。通过安置在旋翼周围的风速计，测量了</w:t>
      </w:r>
      <w:ins w:id="677" w:author="PVC" w:date="2022-06-27T16:33:00Z">
        <w:r w:rsidR="001D752A">
          <w:rPr>
            <w:rFonts w:hint="eastAsia"/>
          </w:rPr>
          <w:t>试验</w:t>
        </w:r>
      </w:ins>
      <w:r w:rsidR="00E33665">
        <w:rPr>
          <w:rFonts w:hint="eastAsia"/>
        </w:rPr>
        <w:t>船静止、无侧风航行、侧风航行等条件下的流场信息。尽管该</w:t>
      </w:r>
      <w:ins w:id="678" w:author="PVC" w:date="2022-06-27T16:33:00Z">
        <w:r w:rsidR="001D752A">
          <w:rPr>
            <w:rFonts w:hint="eastAsia"/>
          </w:rPr>
          <w:t>试验</w:t>
        </w:r>
      </w:ins>
      <w:r w:rsidR="00E33665">
        <w:rPr>
          <w:rFonts w:hint="eastAsia"/>
        </w:rPr>
        <w:t>是在固定直升机的条件下进行的，但已将</w:t>
      </w:r>
      <w:ins w:id="679" w:author="PVC" w:date="2022-06-27T16:33:00Z">
        <w:r w:rsidR="001D752A">
          <w:rPr>
            <w:rFonts w:hint="eastAsia"/>
          </w:rPr>
          <w:t>试验</w:t>
        </w:r>
      </w:ins>
      <w:r w:rsidR="00E33665">
        <w:rPr>
          <w:rFonts w:hint="eastAsia"/>
        </w:rPr>
        <w:t>环境从室内转移到了真实的船只上，因而更接近舰载直升机的真实工作环境。</w:t>
      </w:r>
    </w:p>
    <w:p w14:paraId="3BB1F66B" w14:textId="77777777" w:rsidR="0090619C" w:rsidRDefault="0090619C" w:rsidP="0090619C">
      <w:pPr>
        <w:keepNext/>
        <w:ind w:firstLineChars="0" w:firstLine="0"/>
        <w:rPr>
          <w:ins w:id="680" w:author="PVC" w:date="2022-07-01T17:20:00Z"/>
        </w:rPr>
      </w:pPr>
      <w:ins w:id="681" w:author="PVC" w:date="2022-07-01T17:20:00Z">
        <w:r>
          <w:rPr>
            <w:rFonts w:hint="eastAsia"/>
            <w:noProof/>
          </w:rPr>
          <w:drawing>
            <wp:inline distT="0" distB="0" distL="0" distR="0" wp14:anchorId="75FEB0FA" wp14:editId="602702D2">
              <wp:extent cx="2488474" cy="1866356"/>
              <wp:effectExtent l="0" t="0" r="127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ortex-particl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08618" cy="1881464"/>
                      </a:xfrm>
                      <a:prstGeom prst="rect">
                        <a:avLst/>
                      </a:prstGeom>
                    </pic:spPr>
                  </pic:pic>
                </a:graphicData>
              </a:graphic>
            </wp:inline>
          </w:drawing>
        </w:r>
      </w:ins>
    </w:p>
    <w:p w14:paraId="35472A29" w14:textId="33AB3D48" w:rsidR="0090619C" w:rsidRPr="00FB5E26" w:rsidRDefault="0090619C" w:rsidP="00FB5E26">
      <w:pPr>
        <w:ind w:firstLineChars="0" w:firstLine="0"/>
        <w:rPr>
          <w:ins w:id="682" w:author="PVC" w:date="2022-07-01T17:20:00Z"/>
          <w:rFonts w:ascii="宋体" w:hAnsi="宋体"/>
          <w:sz w:val="18"/>
          <w:szCs w:val="21"/>
        </w:rPr>
      </w:pPr>
      <w:ins w:id="683" w:author="PVC" w:date="2022-07-01T17:20:00Z">
        <w:r w:rsidRPr="00FB5E26">
          <w:rPr>
            <w:rFonts w:ascii="宋体" w:hAnsi="宋体" w:hint="eastAsia"/>
            <w:sz w:val="18"/>
            <w:szCs w:val="21"/>
          </w:rPr>
          <w:t>图</w:t>
        </w:r>
      </w:ins>
      <w:ins w:id="684" w:author="PVC" w:date="2022-07-01T18:28:00Z">
        <w:r w:rsidR="00E24923" w:rsidRPr="00FB5E26">
          <w:rPr>
            <w:rFonts w:ascii="宋体" w:hAnsi="宋体"/>
            <w:sz w:val="18"/>
            <w:szCs w:val="21"/>
          </w:rPr>
          <w:t>7</w:t>
        </w:r>
      </w:ins>
      <w:ins w:id="685" w:author="PVC" w:date="2022-07-01T17:24:00Z">
        <w:r w:rsidR="001C5A5C" w:rsidRPr="00FB5E26">
          <w:rPr>
            <w:rFonts w:ascii="宋体" w:hAnsi="宋体" w:hint="eastAsia"/>
            <w:sz w:val="18"/>
            <w:szCs w:val="21"/>
          </w:rPr>
          <w:t>固定在</w:t>
        </w:r>
      </w:ins>
      <w:ins w:id="686" w:author="PVC" w:date="2022-07-01T17:27:00Z">
        <w:r w:rsidR="00E01A07" w:rsidRPr="00FB5E26">
          <w:rPr>
            <w:rFonts w:ascii="宋体" w:hAnsi="宋体" w:hint="eastAsia"/>
            <w:sz w:val="18"/>
            <w:szCs w:val="21"/>
          </w:rPr>
          <w:t>真实</w:t>
        </w:r>
      </w:ins>
      <w:ins w:id="687" w:author="PVC" w:date="2022-07-01T17:28:00Z">
        <w:r w:rsidR="00C46B90" w:rsidRPr="00FB5E26">
          <w:rPr>
            <w:rFonts w:ascii="宋体" w:hAnsi="宋体" w:hint="eastAsia"/>
            <w:sz w:val="18"/>
            <w:szCs w:val="21"/>
          </w:rPr>
          <w:t>船只</w:t>
        </w:r>
      </w:ins>
      <w:ins w:id="688" w:author="PVC" w:date="2022-07-01T17:24:00Z">
        <w:r w:rsidR="001C5A5C" w:rsidRPr="00FB5E26">
          <w:rPr>
            <w:rFonts w:ascii="宋体" w:hAnsi="宋体" w:hint="eastAsia"/>
            <w:sz w:val="18"/>
            <w:szCs w:val="21"/>
          </w:rPr>
          <w:t>甲板上</w:t>
        </w:r>
      </w:ins>
      <w:ins w:id="689" w:author="PVC" w:date="2022-07-01T17:29:00Z">
        <w:r w:rsidR="00DB17B4" w:rsidRPr="00FB5E26">
          <w:rPr>
            <w:rFonts w:ascii="宋体" w:hAnsi="宋体" w:hint="eastAsia"/>
            <w:sz w:val="18"/>
            <w:szCs w:val="21"/>
          </w:rPr>
          <w:t>方</w:t>
        </w:r>
      </w:ins>
      <w:ins w:id="690" w:author="PVC" w:date="2022-07-01T17:24:00Z">
        <w:r w:rsidR="001C5A5C" w:rsidRPr="00FB5E26">
          <w:rPr>
            <w:rFonts w:ascii="宋体" w:hAnsi="宋体" w:hint="eastAsia"/>
            <w:sz w:val="18"/>
            <w:szCs w:val="21"/>
          </w:rPr>
          <w:t>的</w:t>
        </w:r>
      </w:ins>
      <w:ins w:id="691" w:author="PVC" w:date="2022-07-01T17:27:00Z">
        <w:r w:rsidR="00E01A07" w:rsidRPr="00FB5E26">
          <w:rPr>
            <w:rFonts w:ascii="宋体" w:hAnsi="宋体" w:hint="eastAsia"/>
            <w:sz w:val="18"/>
            <w:szCs w:val="21"/>
          </w:rPr>
          <w:t>模型</w:t>
        </w:r>
      </w:ins>
      <w:ins w:id="692" w:author="PVC" w:date="2022-07-01T17:24:00Z">
        <w:r w:rsidR="001C5A5C" w:rsidRPr="00FB5E26">
          <w:rPr>
            <w:rFonts w:ascii="宋体" w:hAnsi="宋体" w:hint="eastAsia"/>
            <w:sz w:val="18"/>
            <w:szCs w:val="21"/>
          </w:rPr>
          <w:t>直升机</w:t>
        </w:r>
        <w:r w:rsidR="00E806C6" w:rsidRPr="00FB5E26">
          <w:rPr>
            <w:rFonts w:ascii="宋体" w:hAnsi="宋体"/>
            <w:sz w:val="18"/>
            <w:szCs w:val="21"/>
          </w:rPr>
          <w:fldChar w:fldCharType="begin"/>
        </w:r>
        <w:r w:rsidR="00E806C6" w:rsidRPr="00FB5E26">
          <w:rPr>
            <w:rFonts w:ascii="宋体" w:hAnsi="宋体"/>
            <w:sz w:val="18"/>
            <w:szCs w:val="21"/>
          </w:rPr>
          <w:instrText xml:space="preserve"> ADDIN NE.Ref.{9B2941F7-D614-45A2-905F-39C32B886921}</w:instrText>
        </w:r>
        <w:r w:rsidR="00E806C6" w:rsidRPr="00FB5E26">
          <w:rPr>
            <w:rFonts w:ascii="宋体" w:hAnsi="宋体"/>
            <w:sz w:val="18"/>
            <w:szCs w:val="21"/>
          </w:rPr>
          <w:fldChar w:fldCharType="separate"/>
        </w:r>
        <w:r w:rsidR="00E806C6" w:rsidRPr="00FB5E26">
          <w:rPr>
            <w:rFonts w:ascii="宋体" w:hAnsi="宋体"/>
            <w:sz w:val="18"/>
            <w:szCs w:val="21"/>
            <w:vertAlign w:val="superscript"/>
          </w:rPr>
          <w:t>[60]</w:t>
        </w:r>
        <w:r w:rsidR="00E806C6" w:rsidRPr="00FB5E26">
          <w:rPr>
            <w:rFonts w:ascii="宋体" w:hAnsi="宋体"/>
            <w:sz w:val="18"/>
            <w:szCs w:val="21"/>
          </w:rPr>
          <w:fldChar w:fldCharType="end"/>
        </w:r>
      </w:ins>
    </w:p>
    <w:p w14:paraId="67D5A495" w14:textId="08370E58" w:rsidR="004D56A2" w:rsidRPr="00FB5E26" w:rsidRDefault="0090619C" w:rsidP="00FB5E26">
      <w:pPr>
        <w:ind w:firstLineChars="0" w:firstLine="0"/>
        <w:rPr>
          <w:ins w:id="693" w:author="PVC" w:date="2022-07-01T17:19:00Z"/>
          <w:sz w:val="18"/>
          <w:szCs w:val="21"/>
        </w:rPr>
      </w:pPr>
      <w:ins w:id="694" w:author="PVC" w:date="2022-07-01T17:20:00Z">
        <w:r w:rsidRPr="00FB5E26">
          <w:rPr>
            <w:rFonts w:hint="eastAsia"/>
            <w:sz w:val="18"/>
            <w:szCs w:val="21"/>
          </w:rPr>
          <w:t>Fig.</w:t>
        </w:r>
      </w:ins>
      <w:ins w:id="695" w:author="PVC" w:date="2022-07-01T18:28:00Z">
        <w:r w:rsidR="00E24923" w:rsidRPr="00FB5E26">
          <w:rPr>
            <w:sz w:val="18"/>
            <w:szCs w:val="21"/>
          </w:rPr>
          <w:t>7</w:t>
        </w:r>
      </w:ins>
      <w:ins w:id="696" w:author="PVC" w:date="2022-07-01T17:20:00Z">
        <w:r w:rsidRPr="00FB5E26">
          <w:rPr>
            <w:rFonts w:hint="eastAsia"/>
            <w:sz w:val="18"/>
            <w:szCs w:val="21"/>
          </w:rPr>
          <w:t xml:space="preserve"> </w:t>
        </w:r>
      </w:ins>
      <w:ins w:id="697" w:author="PVC" w:date="2022-07-01T17:26:00Z">
        <w:r w:rsidR="00282AB1" w:rsidRPr="00FB5E26">
          <w:rPr>
            <w:sz w:val="18"/>
            <w:szCs w:val="21"/>
          </w:rPr>
          <w:t>A model h</w:t>
        </w:r>
        <w:r w:rsidR="00D161AC" w:rsidRPr="00FB5E26">
          <w:rPr>
            <w:rFonts w:hint="eastAsia"/>
            <w:sz w:val="18"/>
            <w:szCs w:val="21"/>
          </w:rPr>
          <w:t>elicopter</w:t>
        </w:r>
        <w:r w:rsidR="00D161AC" w:rsidRPr="00FB5E26">
          <w:rPr>
            <w:sz w:val="18"/>
            <w:szCs w:val="21"/>
          </w:rPr>
          <w:t xml:space="preserve"> </w:t>
        </w:r>
        <w:r w:rsidR="00D161AC" w:rsidRPr="00FB5E26">
          <w:rPr>
            <w:rFonts w:hint="eastAsia"/>
            <w:sz w:val="18"/>
            <w:szCs w:val="21"/>
          </w:rPr>
          <w:t>mounted</w:t>
        </w:r>
        <w:r w:rsidR="00D161AC" w:rsidRPr="00FB5E26">
          <w:rPr>
            <w:sz w:val="18"/>
            <w:szCs w:val="21"/>
          </w:rPr>
          <w:t xml:space="preserve"> over the deck of a</w:t>
        </w:r>
      </w:ins>
      <w:ins w:id="698" w:author="PVC" w:date="2022-07-01T17:27:00Z">
        <w:r w:rsidR="00C2290B" w:rsidRPr="00FB5E26">
          <w:rPr>
            <w:sz w:val="18"/>
            <w:szCs w:val="21"/>
          </w:rPr>
          <w:t xml:space="preserve"> </w:t>
        </w:r>
        <w:r w:rsidR="00C2290B" w:rsidRPr="00FB5E26">
          <w:rPr>
            <w:rFonts w:hint="eastAsia"/>
            <w:sz w:val="18"/>
            <w:szCs w:val="21"/>
          </w:rPr>
          <w:t>real</w:t>
        </w:r>
      </w:ins>
      <w:ins w:id="699" w:author="PVC" w:date="2022-07-01T17:26:00Z">
        <w:r w:rsidR="00182CC6" w:rsidRPr="00FB5E26">
          <w:rPr>
            <w:sz w:val="18"/>
            <w:szCs w:val="21"/>
          </w:rPr>
          <w:t xml:space="preserve"> </w:t>
        </w:r>
        <w:r w:rsidR="00D161AC" w:rsidRPr="00FB5E26">
          <w:rPr>
            <w:sz w:val="18"/>
            <w:szCs w:val="21"/>
          </w:rPr>
          <w:t>ship</w:t>
        </w:r>
      </w:ins>
      <w:ins w:id="700" w:author="PVC" w:date="2022-07-01T18:38:00Z">
        <w:r w:rsidR="00200715" w:rsidRPr="00FB5E26">
          <w:rPr>
            <w:sz w:val="18"/>
            <w:szCs w:val="21"/>
          </w:rPr>
          <w:fldChar w:fldCharType="begin"/>
        </w:r>
        <w:r w:rsidR="00200715" w:rsidRPr="00FB5E26">
          <w:rPr>
            <w:sz w:val="18"/>
            <w:szCs w:val="21"/>
          </w:rPr>
          <w:instrText xml:space="preserve"> ADDIN NE.Ref.{9B2941F7-D614-45A2-905F-39C32B886921}</w:instrText>
        </w:r>
        <w:r w:rsidR="00200715" w:rsidRPr="00FB5E26">
          <w:rPr>
            <w:sz w:val="18"/>
            <w:szCs w:val="21"/>
          </w:rPr>
          <w:fldChar w:fldCharType="separate"/>
        </w:r>
        <w:r w:rsidR="00200715" w:rsidRPr="00FB5E26">
          <w:rPr>
            <w:sz w:val="18"/>
            <w:szCs w:val="21"/>
            <w:vertAlign w:val="superscript"/>
          </w:rPr>
          <w:t>[60]</w:t>
        </w:r>
        <w:r w:rsidR="00200715" w:rsidRPr="00FB5E26">
          <w:rPr>
            <w:sz w:val="18"/>
            <w:szCs w:val="21"/>
          </w:rPr>
          <w:fldChar w:fldCharType="end"/>
        </w:r>
      </w:ins>
    </w:p>
    <w:p w14:paraId="4E4AC3D0" w14:textId="77777777" w:rsidR="004D56A2" w:rsidRDefault="004D56A2" w:rsidP="009D07A1">
      <w:pPr>
        <w:ind w:firstLine="420"/>
      </w:pPr>
    </w:p>
    <w:p w14:paraId="1E3264F7" w14:textId="77777777" w:rsidR="00E33665" w:rsidRDefault="00E33665" w:rsidP="008E047A">
      <w:pPr>
        <w:pStyle w:val="3"/>
        <w:numPr>
          <w:ilvl w:val="1"/>
          <w:numId w:val="3"/>
        </w:numPr>
        <w:spacing w:beforeLines="50" w:before="156" w:afterLines="50" w:after="156" w:line="240" w:lineRule="auto"/>
        <w:jc w:val="left"/>
      </w:pPr>
      <w:r>
        <w:rPr>
          <w:rFonts w:hint="eastAsia"/>
        </w:rPr>
        <w:t>数值计算</w:t>
      </w:r>
    </w:p>
    <w:p w14:paraId="4FCD241F" w14:textId="34ECAAF4" w:rsidR="007A297D" w:rsidRDefault="00DB2C49" w:rsidP="007A5798">
      <w:pPr>
        <w:ind w:firstLine="420"/>
      </w:pPr>
      <w:ins w:id="701" w:author="PVC" w:date="2022-06-28T15:04:00Z">
        <w:r>
          <w:t>1995</w:t>
        </w:r>
        <w:r>
          <w:rPr>
            <w:rFonts w:hint="eastAsia"/>
          </w:rPr>
          <w:t>年，</w:t>
        </w:r>
      </w:ins>
      <w:r w:rsidR="00E33665">
        <w:rPr>
          <w:rFonts w:hint="eastAsia"/>
        </w:rPr>
        <w:t>Landsberg</w:t>
      </w:r>
      <w:r w:rsidR="00E33665">
        <w:rPr>
          <w:rFonts w:hint="eastAsia"/>
        </w:rPr>
        <w:t>等</w:t>
      </w:r>
      <w:r w:rsidR="00E33665">
        <w:fldChar w:fldCharType="begin"/>
      </w:r>
      <w:r w:rsidR="00840FFD">
        <w:instrText xml:space="preserve"> ADDIN NE.Ref.{47C1D2AF-562A-48F3-AC43-011B27597F4E}</w:instrText>
      </w:r>
      <w:r w:rsidR="00E33665">
        <w:fldChar w:fldCharType="separate"/>
      </w:r>
      <w:r w:rsidR="00840FFD">
        <w:rPr>
          <w:color w:val="000000"/>
          <w:kern w:val="0"/>
          <w:szCs w:val="21"/>
          <w:vertAlign w:val="superscript"/>
        </w:rPr>
        <w:t>[61]</w:t>
      </w:r>
      <w:r w:rsidR="00E33665">
        <w:fldChar w:fldCharType="end"/>
      </w:r>
      <w:r w:rsidR="00E33665">
        <w:rPr>
          <w:rFonts w:hint="eastAsia"/>
        </w:rPr>
        <w:t>利用</w:t>
      </w:r>
      <w:r w:rsidR="00E33665">
        <w:rPr>
          <w:rFonts w:hint="eastAsia"/>
        </w:rPr>
        <w:t xml:space="preserve"> FAST3D </w:t>
      </w:r>
      <w:r w:rsidR="00E33665">
        <w:rPr>
          <w:rFonts w:hint="eastAsia"/>
        </w:rPr>
        <w:t>非定常流动求解器，分析了船体空气尾流与旋翼入流的相互作用。</w:t>
      </w:r>
      <w:ins w:id="702" w:author="PVC" w:date="2022-06-28T15:05:00Z">
        <w:r w:rsidR="00845468">
          <w:rPr>
            <w:rFonts w:hint="eastAsia"/>
          </w:rPr>
          <w:t>该</w:t>
        </w:r>
      </w:ins>
      <w:r w:rsidR="00E33665">
        <w:rPr>
          <w:rFonts w:hint="eastAsia"/>
        </w:rPr>
        <w:t>求解器采用的是通量修正输运（</w:t>
      </w:r>
      <w:ins w:id="703" w:author="PVC" w:date="2022-06-27T16:23:00Z">
        <w:r w:rsidR="00E615BC">
          <w:t>f</w:t>
        </w:r>
      </w:ins>
      <w:r w:rsidR="00E33665">
        <w:rPr>
          <w:rFonts w:hint="eastAsia"/>
        </w:rPr>
        <w:t xml:space="preserve">lux </w:t>
      </w:r>
      <w:ins w:id="704" w:author="PVC" w:date="2022-06-27T16:23:00Z">
        <w:r w:rsidR="00E615BC">
          <w:t>c</w:t>
        </w:r>
      </w:ins>
      <w:r w:rsidR="00E33665">
        <w:rPr>
          <w:rFonts w:hint="eastAsia"/>
        </w:rPr>
        <w:t xml:space="preserve">orrected </w:t>
      </w:r>
      <w:ins w:id="705" w:author="PVC" w:date="2022-06-27T16:23:00Z">
        <w:r w:rsidR="00E615BC">
          <w:t>t</w:t>
        </w:r>
      </w:ins>
      <w:r w:rsidR="00E33665">
        <w:rPr>
          <w:rFonts w:hint="eastAsia"/>
        </w:rPr>
        <w:t>ransport, FCT</w:t>
      </w:r>
      <w:r w:rsidR="00E33665">
        <w:rPr>
          <w:rFonts w:hint="eastAsia"/>
        </w:rPr>
        <w:t>）算法和虚拟单元嵌入（</w:t>
      </w:r>
      <w:ins w:id="706" w:author="PVC" w:date="2022-06-27T16:23:00Z">
        <w:r w:rsidR="00E615BC">
          <w:t>v</w:t>
        </w:r>
      </w:ins>
      <w:r w:rsidR="00E33665">
        <w:rPr>
          <w:rFonts w:hint="eastAsia"/>
        </w:rPr>
        <w:t xml:space="preserve">irtual </w:t>
      </w:r>
      <w:ins w:id="707" w:author="PVC" w:date="2022-06-27T16:23:00Z">
        <w:r w:rsidR="00E615BC">
          <w:t>c</w:t>
        </w:r>
      </w:ins>
      <w:r w:rsidR="00E33665">
        <w:rPr>
          <w:rFonts w:hint="eastAsia"/>
        </w:rPr>
        <w:t xml:space="preserve">ell </w:t>
      </w:r>
      <w:ins w:id="708" w:author="PVC" w:date="2022-06-27T16:23:00Z">
        <w:r w:rsidR="00E615BC">
          <w:t>e</w:t>
        </w:r>
      </w:ins>
      <w:r w:rsidR="00E33665">
        <w:rPr>
          <w:rFonts w:hint="eastAsia"/>
        </w:rPr>
        <w:t>mbedding, VCE</w:t>
      </w:r>
      <w:r w:rsidR="00E33665">
        <w:rPr>
          <w:rFonts w:hint="eastAsia"/>
        </w:rPr>
        <w:t>）方法。旋翼对流场的影响是通过一个简化的桨盘模型来体现的，该模型中动量源沿桨盘均匀分布，因此只能反映旋翼整体的气动特性，而不能精细到每片桨叶。虽然计</w:t>
      </w:r>
      <w:r w:rsidR="00E33665">
        <w:rPr>
          <w:rFonts w:hint="eastAsia"/>
        </w:rPr>
        <w:lastRenderedPageBreak/>
        <w:t>算模型较为简单，但计算结果仍能反映船体空气尾流中的非定常性对旋翼入流的影响。</w:t>
      </w:r>
    </w:p>
    <w:p w14:paraId="2569790F" w14:textId="0ABFED95" w:rsidR="00A8789E" w:rsidRDefault="00FB0BAD">
      <w:pPr>
        <w:ind w:firstLine="420"/>
        <w:rPr>
          <w:ins w:id="709" w:author="PVC" w:date="2022-07-01T17:34:00Z"/>
        </w:rPr>
        <w:pPrChange w:id="710" w:author="PVC" w:date="2022-07-01T20:19:00Z">
          <w:pPr>
            <w:ind w:firstLineChars="0" w:firstLine="0"/>
          </w:pPr>
        </w:pPrChange>
      </w:pPr>
      <w:ins w:id="711" w:author="PVC" w:date="2022-06-28T15:05:00Z">
        <w:r>
          <w:t>2013</w:t>
        </w:r>
        <w:r>
          <w:rPr>
            <w:rFonts w:hint="eastAsia"/>
          </w:rPr>
          <w:t>年，</w:t>
        </w:r>
      </w:ins>
      <w:proofErr w:type="spellStart"/>
      <w:r w:rsidR="00E33665">
        <w:rPr>
          <w:rFonts w:hint="eastAsia"/>
        </w:rPr>
        <w:t>Muijden</w:t>
      </w:r>
      <w:proofErr w:type="spellEnd"/>
      <w:r w:rsidR="00E33665">
        <w:rPr>
          <w:rFonts w:hint="eastAsia"/>
        </w:rPr>
        <w:t>等</w:t>
      </w:r>
      <w:r w:rsidR="00E33665">
        <w:fldChar w:fldCharType="begin"/>
      </w:r>
      <w:r w:rsidR="00840FFD">
        <w:instrText xml:space="preserve"> ADDIN NE.Ref.{53EF38E8-9044-4483-B1BD-5D0053A4D92D}</w:instrText>
      </w:r>
      <w:r w:rsidR="00E33665">
        <w:fldChar w:fldCharType="separate"/>
      </w:r>
      <w:r w:rsidR="00840FFD">
        <w:rPr>
          <w:color w:val="000000"/>
          <w:kern w:val="0"/>
          <w:szCs w:val="21"/>
          <w:vertAlign w:val="superscript"/>
        </w:rPr>
        <w:t>[62]</w:t>
      </w:r>
      <w:r w:rsidR="00E33665">
        <w:fldChar w:fldCharType="end"/>
      </w:r>
      <w:r w:rsidR="00E33665">
        <w:rPr>
          <w:rFonts w:hint="eastAsia"/>
        </w:rPr>
        <w:t>基于结构网格，求解</w:t>
      </w:r>
      <w:ins w:id="712" w:author="PVC" w:date="2022-06-28T00:53:00Z">
        <w:r w:rsidR="008E6AC1">
          <w:rPr>
            <w:rFonts w:hint="eastAsia"/>
          </w:rPr>
          <w:t>RANS</w:t>
        </w:r>
      </w:ins>
      <w:r w:rsidR="00E33665">
        <w:rPr>
          <w:rFonts w:hint="eastAsia"/>
        </w:rPr>
        <w:t>方程与</w:t>
      </w:r>
      <w:r w:rsidR="00E33665">
        <w:rPr>
          <w:rFonts w:hint="eastAsia"/>
        </w:rPr>
        <w:t>RANS</w:t>
      </w:r>
      <w:ins w:id="713" w:author="PVC" w:date="2022-06-28T00:53:00Z">
        <w:r w:rsidR="00107D57">
          <w:t>/</w:t>
        </w:r>
      </w:ins>
      <w:r w:rsidR="00E33665">
        <w:rPr>
          <w:rFonts w:hint="eastAsia"/>
        </w:rPr>
        <w:t>大涡模拟（</w:t>
      </w:r>
      <w:ins w:id="714" w:author="PVC" w:date="2022-06-27T16:24:00Z">
        <w:r w:rsidR="00E615BC">
          <w:t>l</w:t>
        </w:r>
      </w:ins>
      <w:r w:rsidR="00E33665">
        <w:t xml:space="preserve">arge </w:t>
      </w:r>
      <w:ins w:id="715" w:author="PVC" w:date="2022-06-27T16:24:00Z">
        <w:r w:rsidR="00E615BC">
          <w:t>e</w:t>
        </w:r>
      </w:ins>
      <w:r w:rsidR="00E33665">
        <w:t xml:space="preserve">ddy </w:t>
      </w:r>
      <w:ins w:id="716" w:author="PVC" w:date="2022-06-27T16:24:00Z">
        <w:r w:rsidR="00E615BC">
          <w:t>s</w:t>
        </w:r>
      </w:ins>
      <w:r w:rsidR="00E33665">
        <w:t>imulation</w:t>
      </w:r>
      <w:r w:rsidR="00E33665">
        <w:rPr>
          <w:rFonts w:hint="eastAsia"/>
        </w:rPr>
        <w:t>, LES</w:t>
      </w:r>
      <w:r w:rsidR="00E33665">
        <w:rPr>
          <w:rFonts w:hint="eastAsia"/>
        </w:rPr>
        <w:t>）混合方法两种物理模型，分析了船体空气尾流</w:t>
      </w:r>
      <w:ins w:id="717" w:author="PVC" w:date="2022-07-01T17:40:00Z">
        <w:r w:rsidR="00F30F90">
          <w:rPr>
            <w:rFonts w:hint="eastAsia"/>
          </w:rPr>
          <w:t>（如图</w:t>
        </w:r>
      </w:ins>
      <w:ins w:id="718" w:author="PVC" w:date="2022-07-01T18:29:00Z">
        <w:r w:rsidR="00C961EC">
          <w:t>8</w:t>
        </w:r>
      </w:ins>
      <w:ins w:id="719" w:author="PVC" w:date="2022-07-01T17:40:00Z">
        <w:r w:rsidR="00F30F90">
          <w:rPr>
            <w:rFonts w:hint="eastAsia"/>
          </w:rPr>
          <w:t>所示）</w:t>
        </w:r>
      </w:ins>
      <w:r w:rsidR="00E33665">
        <w:rPr>
          <w:rFonts w:hint="eastAsia"/>
        </w:rPr>
        <w:t>，并与</w:t>
      </w:r>
      <w:ins w:id="720" w:author="PVC" w:date="2022-06-27T16:33:00Z">
        <w:r w:rsidR="001D752A">
          <w:rPr>
            <w:rFonts w:hint="eastAsia"/>
          </w:rPr>
          <w:t>试验</w:t>
        </w:r>
      </w:ins>
      <w:r w:rsidR="00E33665">
        <w:rPr>
          <w:rFonts w:hint="eastAsia"/>
        </w:rPr>
        <w:t>数据进行了比较。结果表明，</w:t>
      </w:r>
      <w:r w:rsidR="00E33665">
        <w:rPr>
          <w:rFonts w:hint="eastAsia"/>
        </w:rPr>
        <w:t>RANS</w:t>
      </w:r>
      <w:r w:rsidR="00E33665">
        <w:rPr>
          <w:rFonts w:hint="eastAsia"/>
        </w:rPr>
        <w:t>方程的计算结果很好地反映了船体空气尾流的时间平均特征，而</w:t>
      </w:r>
      <w:r w:rsidR="00E33665">
        <w:rPr>
          <w:rFonts w:hint="eastAsia"/>
        </w:rPr>
        <w:t xml:space="preserve"> RANS</w:t>
      </w:r>
      <w:ins w:id="721" w:author="PVC" w:date="2022-06-28T00:54:00Z">
        <w:r w:rsidR="00BC7AEB">
          <w:t>/</w:t>
        </w:r>
      </w:ins>
      <w:r w:rsidR="00E33665">
        <w:rPr>
          <w:rFonts w:hint="eastAsia"/>
        </w:rPr>
        <w:t xml:space="preserve">LES </w:t>
      </w:r>
      <w:r w:rsidR="00E33665">
        <w:rPr>
          <w:rFonts w:hint="eastAsia"/>
        </w:rPr>
        <w:t>混合方法则进一步给出了更加接近物理真实的流场波动特征。上述计算结果已被用到直升机飞行模拟器中，并且得到了经验丰富的飞行员给出的积极评价。但只计算了船体空气尾流，并没有将直升机（特别是旋翼）包括在计算模型中，因此没有体现船体空气尾流与旋翼尾迹的耦合效应。</w:t>
      </w:r>
    </w:p>
    <w:p w14:paraId="5A55FFAD" w14:textId="77777777" w:rsidR="00A8789E" w:rsidRDefault="00A8789E" w:rsidP="00A8789E">
      <w:pPr>
        <w:keepNext/>
        <w:ind w:firstLineChars="0" w:firstLine="0"/>
        <w:rPr>
          <w:ins w:id="722" w:author="PVC" w:date="2022-07-01T17:34:00Z"/>
        </w:rPr>
      </w:pPr>
      <w:ins w:id="723" w:author="PVC" w:date="2022-07-01T17:34:00Z">
        <w:r>
          <w:rPr>
            <w:rFonts w:hint="eastAsia"/>
            <w:noProof/>
          </w:rPr>
          <w:drawing>
            <wp:inline distT="0" distB="0" distL="0" distR="0" wp14:anchorId="10E23B82" wp14:editId="4C180377">
              <wp:extent cx="2491065" cy="21870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ortex-particle.png"/>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491065" cy="2187005"/>
                      </a:xfrm>
                      <a:prstGeom prst="rect">
                        <a:avLst/>
                      </a:prstGeom>
                      <a:ln>
                        <a:noFill/>
                      </a:ln>
                      <a:extLst>
                        <a:ext uri="{53640926-AAD7-44D8-BBD7-CCE9431645EC}">
                          <a14:shadowObscured xmlns:a14="http://schemas.microsoft.com/office/drawing/2010/main"/>
                        </a:ext>
                      </a:extLst>
                    </pic:spPr>
                  </pic:pic>
                </a:graphicData>
              </a:graphic>
            </wp:inline>
          </w:drawing>
        </w:r>
      </w:ins>
    </w:p>
    <w:p w14:paraId="303E77C6" w14:textId="21649267" w:rsidR="00A8789E" w:rsidRPr="007656EE" w:rsidRDefault="00A8789E" w:rsidP="007656EE">
      <w:pPr>
        <w:ind w:firstLineChars="0" w:firstLine="0"/>
        <w:rPr>
          <w:ins w:id="724" w:author="PVC" w:date="2022-07-01T17:34:00Z"/>
          <w:rFonts w:ascii="宋体" w:hAnsi="宋体"/>
          <w:sz w:val="18"/>
          <w:szCs w:val="21"/>
        </w:rPr>
      </w:pPr>
      <w:ins w:id="725" w:author="PVC" w:date="2022-07-01T17:34:00Z">
        <w:r w:rsidRPr="007656EE">
          <w:rPr>
            <w:rFonts w:ascii="宋体" w:hAnsi="宋体" w:hint="eastAsia"/>
            <w:sz w:val="18"/>
            <w:szCs w:val="21"/>
          </w:rPr>
          <w:t>图</w:t>
        </w:r>
      </w:ins>
      <w:ins w:id="726" w:author="PVC" w:date="2022-07-01T18:29:00Z">
        <w:r w:rsidR="00B20EE3" w:rsidRPr="007656EE">
          <w:rPr>
            <w:rFonts w:ascii="宋体" w:hAnsi="宋体"/>
            <w:sz w:val="18"/>
            <w:szCs w:val="21"/>
          </w:rPr>
          <w:t>8</w:t>
        </w:r>
      </w:ins>
      <w:ins w:id="727" w:author="PVC" w:date="2022-07-01T17:39:00Z">
        <w:r w:rsidR="0059095C" w:rsidRPr="007656EE">
          <w:rPr>
            <w:rFonts w:ascii="宋体" w:hAnsi="宋体"/>
            <w:sz w:val="18"/>
            <w:szCs w:val="21"/>
          </w:rPr>
          <w:t xml:space="preserve"> </w:t>
        </w:r>
      </w:ins>
      <w:ins w:id="728" w:author="PVC" w:date="2022-07-01T18:05:00Z">
        <w:r w:rsidR="00C71CC7" w:rsidRPr="007656EE">
          <w:rPr>
            <w:rFonts w:ascii="宋体" w:hAnsi="宋体" w:hint="eastAsia"/>
            <w:sz w:val="18"/>
            <w:szCs w:val="21"/>
          </w:rPr>
          <w:t>基于</w:t>
        </w:r>
      </w:ins>
      <w:ins w:id="729" w:author="PVC" w:date="2022-07-01T18:03:00Z">
        <w:r w:rsidR="00D6741B" w:rsidRPr="007656EE">
          <w:rPr>
            <w:rFonts w:ascii="宋体" w:hAnsi="宋体" w:hint="eastAsia"/>
            <w:sz w:val="18"/>
            <w:szCs w:val="21"/>
          </w:rPr>
          <w:t>结构网格</w:t>
        </w:r>
      </w:ins>
      <w:ins w:id="730" w:author="PVC" w:date="2022-07-01T18:38:00Z">
        <w:r w:rsidR="00B7233E" w:rsidRPr="007656EE">
          <w:rPr>
            <w:rFonts w:ascii="宋体" w:hAnsi="宋体" w:hint="eastAsia"/>
            <w:sz w:val="18"/>
            <w:szCs w:val="21"/>
          </w:rPr>
          <w:t>（上）</w:t>
        </w:r>
      </w:ins>
      <w:ins w:id="731" w:author="PVC" w:date="2022-07-01T18:03:00Z">
        <w:r w:rsidR="00D6741B" w:rsidRPr="007656EE">
          <w:rPr>
            <w:rFonts w:ascii="宋体" w:hAnsi="宋体" w:hint="eastAsia"/>
            <w:sz w:val="18"/>
            <w:szCs w:val="21"/>
          </w:rPr>
          <w:t>的</w:t>
        </w:r>
      </w:ins>
      <w:ins w:id="732" w:author="PVC" w:date="2022-07-01T17:38:00Z">
        <w:r w:rsidR="00280ABC" w:rsidRPr="007656EE">
          <w:rPr>
            <w:rFonts w:ascii="宋体" w:hAnsi="宋体" w:hint="eastAsia"/>
            <w:sz w:val="18"/>
            <w:szCs w:val="21"/>
          </w:rPr>
          <w:t>R</w:t>
        </w:r>
        <w:r w:rsidR="00280ABC" w:rsidRPr="007656EE">
          <w:rPr>
            <w:rFonts w:ascii="宋体" w:hAnsi="宋体"/>
            <w:sz w:val="18"/>
            <w:szCs w:val="21"/>
          </w:rPr>
          <w:t>ANS</w:t>
        </w:r>
      </w:ins>
      <w:ins w:id="733" w:author="PVC" w:date="2022-07-01T17:39:00Z">
        <w:r w:rsidR="00280ABC" w:rsidRPr="007656EE">
          <w:rPr>
            <w:rFonts w:ascii="宋体" w:hAnsi="宋体" w:hint="eastAsia"/>
            <w:sz w:val="18"/>
            <w:szCs w:val="21"/>
          </w:rPr>
          <w:t>（左）与RANS/LES（右）</w:t>
        </w:r>
      </w:ins>
      <w:ins w:id="734" w:author="PVC" w:date="2022-07-01T17:43:00Z">
        <w:r w:rsidR="00176BB4" w:rsidRPr="007656EE">
          <w:rPr>
            <w:rFonts w:ascii="宋体" w:hAnsi="宋体" w:hint="eastAsia"/>
            <w:sz w:val="18"/>
            <w:szCs w:val="21"/>
          </w:rPr>
          <w:t>数值解</w:t>
        </w:r>
      </w:ins>
      <w:ins w:id="735" w:author="PVC" w:date="2022-07-01T17:39:00Z">
        <w:r w:rsidR="00280ABC" w:rsidRPr="007656EE">
          <w:rPr>
            <w:rFonts w:ascii="宋体" w:hAnsi="宋体" w:hint="eastAsia"/>
            <w:sz w:val="18"/>
            <w:szCs w:val="21"/>
          </w:rPr>
          <w:t>对比</w:t>
        </w:r>
      </w:ins>
      <w:ins w:id="736" w:author="PVC" w:date="2022-07-01T17:34:00Z">
        <w:r w:rsidRPr="007656EE">
          <w:rPr>
            <w:rFonts w:ascii="宋体" w:hAnsi="宋体"/>
            <w:sz w:val="18"/>
            <w:szCs w:val="21"/>
          </w:rPr>
          <w:fldChar w:fldCharType="begin"/>
        </w:r>
        <w:r w:rsidRPr="007656EE">
          <w:rPr>
            <w:rFonts w:ascii="宋体" w:hAnsi="宋体"/>
            <w:sz w:val="18"/>
            <w:szCs w:val="21"/>
          </w:rPr>
          <w:instrText xml:space="preserve"> ADDIN NE.Ref.{C60F26D6-0794-4324-84C0-D4A6DD1A1019}</w:instrText>
        </w:r>
        <w:r w:rsidRPr="007656EE">
          <w:rPr>
            <w:rFonts w:ascii="宋体" w:hAnsi="宋体"/>
            <w:sz w:val="18"/>
            <w:szCs w:val="21"/>
          </w:rPr>
          <w:fldChar w:fldCharType="separate"/>
        </w:r>
        <w:r w:rsidRPr="007656EE">
          <w:rPr>
            <w:rFonts w:ascii="宋体" w:hAnsi="宋体"/>
            <w:sz w:val="18"/>
            <w:szCs w:val="21"/>
            <w:vertAlign w:val="superscript"/>
          </w:rPr>
          <w:t>[</w:t>
        </w:r>
      </w:ins>
      <w:ins w:id="737" w:author="PVC" w:date="2022-07-01T17:40:00Z">
        <w:r w:rsidR="004A2BD1" w:rsidRPr="007656EE">
          <w:rPr>
            <w:rFonts w:ascii="宋体" w:hAnsi="宋体"/>
            <w:sz w:val="18"/>
            <w:szCs w:val="21"/>
            <w:vertAlign w:val="superscript"/>
          </w:rPr>
          <w:t>62</w:t>
        </w:r>
      </w:ins>
      <w:ins w:id="738" w:author="PVC" w:date="2022-07-01T17:34:00Z">
        <w:r w:rsidRPr="007656EE">
          <w:rPr>
            <w:rFonts w:ascii="宋体" w:hAnsi="宋体"/>
            <w:sz w:val="18"/>
            <w:szCs w:val="21"/>
            <w:vertAlign w:val="superscript"/>
          </w:rPr>
          <w:t>]</w:t>
        </w:r>
        <w:r w:rsidRPr="007656EE">
          <w:rPr>
            <w:rFonts w:ascii="宋体" w:hAnsi="宋体"/>
            <w:sz w:val="18"/>
            <w:szCs w:val="21"/>
          </w:rPr>
          <w:fldChar w:fldCharType="end"/>
        </w:r>
      </w:ins>
    </w:p>
    <w:p w14:paraId="6785BE4B" w14:textId="59667732" w:rsidR="00A8789E" w:rsidRPr="007656EE" w:rsidRDefault="00A8789E" w:rsidP="007656EE">
      <w:pPr>
        <w:ind w:firstLineChars="0" w:firstLine="0"/>
        <w:rPr>
          <w:ins w:id="739" w:author="PVC" w:date="2022-07-01T17:34:00Z"/>
          <w:sz w:val="18"/>
          <w:szCs w:val="21"/>
        </w:rPr>
      </w:pPr>
      <w:ins w:id="740" w:author="PVC" w:date="2022-07-01T17:34:00Z">
        <w:r w:rsidRPr="007656EE">
          <w:rPr>
            <w:rFonts w:hint="eastAsia"/>
            <w:sz w:val="18"/>
            <w:szCs w:val="21"/>
          </w:rPr>
          <w:t>Fig.</w:t>
        </w:r>
      </w:ins>
      <w:ins w:id="741" w:author="PVC" w:date="2022-07-01T18:29:00Z">
        <w:r w:rsidR="00B20EE3" w:rsidRPr="007656EE">
          <w:rPr>
            <w:sz w:val="18"/>
            <w:szCs w:val="21"/>
          </w:rPr>
          <w:t>8</w:t>
        </w:r>
      </w:ins>
      <w:ins w:id="742" w:author="PVC" w:date="2022-07-01T17:34:00Z">
        <w:r w:rsidRPr="007656EE">
          <w:rPr>
            <w:rFonts w:hint="eastAsia"/>
            <w:sz w:val="18"/>
            <w:szCs w:val="21"/>
          </w:rPr>
          <w:t xml:space="preserve"> </w:t>
        </w:r>
      </w:ins>
      <w:ins w:id="743" w:author="PVC" w:date="2022-07-01T17:39:00Z">
        <w:r w:rsidR="00D6557B" w:rsidRPr="007656EE">
          <w:rPr>
            <w:rFonts w:hint="eastAsia"/>
            <w:sz w:val="18"/>
            <w:szCs w:val="21"/>
          </w:rPr>
          <w:t>C</w:t>
        </w:r>
        <w:r w:rsidR="00D6557B" w:rsidRPr="007656EE">
          <w:rPr>
            <w:sz w:val="18"/>
            <w:szCs w:val="21"/>
          </w:rPr>
          <w:t xml:space="preserve">omparison between </w:t>
        </w:r>
      </w:ins>
      <w:ins w:id="744" w:author="PVC" w:date="2022-07-01T17:43:00Z">
        <w:r w:rsidR="00261D13" w:rsidRPr="007656EE">
          <w:rPr>
            <w:rFonts w:hint="eastAsia"/>
            <w:sz w:val="18"/>
            <w:szCs w:val="21"/>
          </w:rPr>
          <w:t>numerical</w:t>
        </w:r>
        <w:r w:rsidR="00261D13" w:rsidRPr="007656EE">
          <w:rPr>
            <w:sz w:val="18"/>
            <w:szCs w:val="21"/>
          </w:rPr>
          <w:t xml:space="preserve"> solutions </w:t>
        </w:r>
        <w:r w:rsidR="003A37ED" w:rsidRPr="007656EE">
          <w:rPr>
            <w:rFonts w:hint="eastAsia"/>
            <w:sz w:val="18"/>
            <w:szCs w:val="21"/>
          </w:rPr>
          <w:t>given</w:t>
        </w:r>
        <w:r w:rsidR="003A37ED" w:rsidRPr="007656EE">
          <w:rPr>
            <w:sz w:val="18"/>
            <w:szCs w:val="21"/>
          </w:rPr>
          <w:t xml:space="preserve"> by </w:t>
        </w:r>
      </w:ins>
      <w:ins w:id="745" w:author="PVC" w:date="2022-07-01T17:39:00Z">
        <w:r w:rsidR="00D6557B" w:rsidRPr="007656EE">
          <w:rPr>
            <w:sz w:val="18"/>
            <w:szCs w:val="21"/>
          </w:rPr>
          <w:t>RANS (left) and RANS/LES (right)</w:t>
        </w:r>
      </w:ins>
      <w:ins w:id="746" w:author="PVC" w:date="2022-07-01T18:02:00Z">
        <w:r w:rsidR="00A67C1A" w:rsidRPr="007656EE">
          <w:rPr>
            <w:sz w:val="18"/>
            <w:szCs w:val="21"/>
          </w:rPr>
          <w:t xml:space="preserve"> </w:t>
        </w:r>
      </w:ins>
      <w:ins w:id="747" w:author="PVC" w:date="2022-07-01T18:05:00Z">
        <w:r w:rsidR="00F44238" w:rsidRPr="007656EE">
          <w:rPr>
            <w:rFonts w:hint="eastAsia"/>
            <w:sz w:val="18"/>
            <w:szCs w:val="21"/>
          </w:rPr>
          <w:t>based</w:t>
        </w:r>
        <w:r w:rsidR="00F44238" w:rsidRPr="007656EE">
          <w:rPr>
            <w:sz w:val="18"/>
            <w:szCs w:val="21"/>
          </w:rPr>
          <w:t xml:space="preserve"> </w:t>
        </w:r>
      </w:ins>
      <w:ins w:id="748" w:author="PVC" w:date="2022-07-01T18:02:00Z">
        <w:r w:rsidR="00A67C1A" w:rsidRPr="007656EE">
          <w:rPr>
            <w:sz w:val="18"/>
            <w:szCs w:val="21"/>
          </w:rPr>
          <w:t xml:space="preserve">on </w:t>
        </w:r>
        <w:r w:rsidR="000C6D98" w:rsidRPr="007656EE">
          <w:rPr>
            <w:sz w:val="18"/>
            <w:szCs w:val="21"/>
          </w:rPr>
          <w:t xml:space="preserve">a </w:t>
        </w:r>
        <w:r w:rsidR="00A67C1A" w:rsidRPr="007656EE">
          <w:rPr>
            <w:sz w:val="18"/>
            <w:szCs w:val="21"/>
          </w:rPr>
          <w:t xml:space="preserve">structured </w:t>
        </w:r>
        <w:r w:rsidR="00A30996" w:rsidRPr="007656EE">
          <w:rPr>
            <w:sz w:val="18"/>
            <w:szCs w:val="21"/>
          </w:rPr>
          <w:t>mesh</w:t>
        </w:r>
        <w:r w:rsidR="00A67C1A" w:rsidRPr="007656EE">
          <w:rPr>
            <w:sz w:val="18"/>
            <w:szCs w:val="21"/>
          </w:rPr>
          <w:t xml:space="preserve"> (top)</w:t>
        </w:r>
      </w:ins>
      <w:ins w:id="749" w:author="PVC" w:date="2022-07-01T18:38:00Z">
        <w:r w:rsidR="00B7233E" w:rsidRPr="007656EE">
          <w:rPr>
            <w:sz w:val="18"/>
            <w:szCs w:val="21"/>
          </w:rPr>
          <w:fldChar w:fldCharType="begin"/>
        </w:r>
        <w:r w:rsidR="00B7233E" w:rsidRPr="007656EE">
          <w:rPr>
            <w:sz w:val="18"/>
            <w:szCs w:val="21"/>
          </w:rPr>
          <w:instrText xml:space="preserve"> ADDIN NE.Ref.{C60F26D6-0794-4324-84C0-D4A6DD1A1019}</w:instrText>
        </w:r>
        <w:r w:rsidR="00B7233E" w:rsidRPr="007656EE">
          <w:rPr>
            <w:sz w:val="18"/>
            <w:szCs w:val="21"/>
          </w:rPr>
          <w:fldChar w:fldCharType="separate"/>
        </w:r>
        <w:r w:rsidR="00B7233E" w:rsidRPr="007656EE">
          <w:rPr>
            <w:sz w:val="18"/>
            <w:szCs w:val="21"/>
            <w:vertAlign w:val="superscript"/>
          </w:rPr>
          <w:t>[62]</w:t>
        </w:r>
        <w:r w:rsidR="00B7233E" w:rsidRPr="007656EE">
          <w:rPr>
            <w:sz w:val="18"/>
            <w:szCs w:val="21"/>
          </w:rPr>
          <w:fldChar w:fldCharType="end"/>
        </w:r>
      </w:ins>
    </w:p>
    <w:p w14:paraId="088D5307" w14:textId="77777777" w:rsidR="00A8789E" w:rsidRPr="00A8789E" w:rsidRDefault="00A8789E" w:rsidP="009D07A1">
      <w:pPr>
        <w:ind w:firstLine="420"/>
      </w:pPr>
    </w:p>
    <w:p w14:paraId="4920FC9E" w14:textId="3F248800" w:rsidR="00572EF6" w:rsidRDefault="00964917" w:rsidP="00572EF6">
      <w:pPr>
        <w:ind w:firstLine="420"/>
        <w:rPr>
          <w:ins w:id="750" w:author="PVC" w:date="2022-07-01T17:44:00Z"/>
        </w:rPr>
      </w:pPr>
      <w:ins w:id="751" w:author="PVC" w:date="2022-06-28T15:05:00Z">
        <w:r>
          <w:t>2014</w:t>
        </w:r>
        <w:r>
          <w:rPr>
            <w:rFonts w:hint="eastAsia"/>
          </w:rPr>
          <w:t>年，</w:t>
        </w:r>
      </w:ins>
      <w:proofErr w:type="spellStart"/>
      <w:r w:rsidR="00E33665">
        <w:rPr>
          <w:rFonts w:hint="eastAsia"/>
        </w:rPr>
        <w:t>Crozon</w:t>
      </w:r>
      <w:proofErr w:type="spellEnd"/>
      <w:r w:rsidR="00E33665">
        <w:rPr>
          <w:rFonts w:hint="eastAsia"/>
        </w:rPr>
        <w:t>等</w:t>
      </w:r>
      <w:r w:rsidR="00E33665">
        <w:fldChar w:fldCharType="begin"/>
      </w:r>
      <w:r w:rsidR="00840FFD">
        <w:instrText xml:space="preserve"> ADDIN NE.Ref.{63BD9343-6524-40B2-9E2B-07DAFE5AFABB}</w:instrText>
      </w:r>
      <w:r w:rsidR="00E33665">
        <w:fldChar w:fldCharType="separate"/>
      </w:r>
      <w:r w:rsidR="00840FFD">
        <w:rPr>
          <w:color w:val="000000"/>
          <w:kern w:val="0"/>
          <w:szCs w:val="21"/>
          <w:vertAlign w:val="superscript"/>
        </w:rPr>
        <w:t>[63]</w:t>
      </w:r>
      <w:r w:rsidR="00E33665">
        <w:fldChar w:fldCharType="end"/>
      </w:r>
      <w:r w:rsidR="00E33665">
        <w:rPr>
          <w:rFonts w:hint="eastAsia"/>
        </w:rPr>
        <w:t>基于结构网格，利用作用盘方法对旋翼在船体影响下的入流特征进行了静态计算。作用盘方法的结果表明，当旋翼接近船体时，其入流会受到船体的显著影响，这种影响是非线性的，因而叠加法不再适用。为突破作用盘方法只能描述旋翼整体入流特征的限制，此文通过</w:t>
      </w:r>
      <w:ins w:id="752" w:author="PVC" w:date="2022-07-01T17:48:00Z">
        <w:r w:rsidR="00DB02F0">
          <w:rPr>
            <w:rFonts w:hint="eastAsia"/>
          </w:rPr>
          <w:t>在</w:t>
        </w:r>
        <w:r w:rsidR="00C7621B">
          <w:rPr>
            <w:rFonts w:hint="eastAsia"/>
          </w:rPr>
          <w:t>滑动</w:t>
        </w:r>
        <w:r w:rsidR="00DB02F0">
          <w:rPr>
            <w:rFonts w:hint="eastAsia"/>
          </w:rPr>
          <w:t>结构网格（如图</w:t>
        </w:r>
      </w:ins>
      <w:ins w:id="753" w:author="PVC" w:date="2022-07-01T18:30:00Z">
        <w:r w:rsidR="00951070">
          <w:t>9</w:t>
        </w:r>
      </w:ins>
      <w:ins w:id="754" w:author="PVC" w:date="2022-07-01T17:48:00Z">
        <w:r w:rsidR="00DB02F0">
          <w:rPr>
            <w:rFonts w:hint="eastAsia"/>
          </w:rPr>
          <w:t>所示）上</w:t>
        </w:r>
      </w:ins>
      <w:r w:rsidR="00E33665">
        <w:rPr>
          <w:rFonts w:hint="eastAsia"/>
        </w:rPr>
        <w:t>求解非定常</w:t>
      </w:r>
      <w:r w:rsidR="00E33665">
        <w:rPr>
          <w:rFonts w:hint="eastAsia"/>
        </w:rPr>
        <w:t>RANS</w:t>
      </w:r>
      <w:r w:rsidR="00E33665">
        <w:rPr>
          <w:rFonts w:hint="eastAsia"/>
        </w:rPr>
        <w:t>方程获得了每片桨叶的流场信息。通过该方法得到的旋翼拉力的计算结果与</w:t>
      </w:r>
      <w:ins w:id="755" w:author="PVC" w:date="2022-06-27T16:33:00Z">
        <w:r w:rsidR="001D752A">
          <w:rPr>
            <w:rFonts w:hint="eastAsia"/>
          </w:rPr>
          <w:t>试</w:t>
        </w:r>
        <w:r w:rsidR="001D752A">
          <w:rPr>
            <w:rFonts w:hint="eastAsia"/>
          </w:rPr>
          <w:t>验</w:t>
        </w:r>
      </w:ins>
      <w:r w:rsidR="00E33665">
        <w:rPr>
          <w:rFonts w:hint="eastAsia"/>
        </w:rPr>
        <w:t>结果吻合较好，验证了方法的有效性。他们希望此文的计算方法有助于确定直升机着舰过程的安全飞行包线，但并没有给出具体的结论。就算例而言，此文只</w:t>
      </w:r>
      <w:r w:rsidR="00EA70D3">
        <w:rPr>
          <w:rFonts w:hint="eastAsia"/>
        </w:rPr>
        <w:t>研究</w:t>
      </w:r>
      <w:r w:rsidR="00E33665">
        <w:rPr>
          <w:rFonts w:hint="eastAsia"/>
        </w:rPr>
        <w:t>了孤立旋翼与船体</w:t>
      </w:r>
      <w:r w:rsidR="00400810">
        <w:rPr>
          <w:rFonts w:hint="eastAsia"/>
        </w:rPr>
        <w:t>的气动干扰</w:t>
      </w:r>
      <w:r w:rsidR="00E33665">
        <w:rPr>
          <w:rFonts w:hint="eastAsia"/>
        </w:rPr>
        <w:t>，没有考虑机身对气流的影响。</w:t>
      </w:r>
    </w:p>
    <w:p w14:paraId="11882479" w14:textId="77777777" w:rsidR="00572EF6" w:rsidRDefault="00572EF6" w:rsidP="00572EF6">
      <w:pPr>
        <w:keepNext/>
        <w:ind w:firstLineChars="0" w:firstLine="0"/>
        <w:rPr>
          <w:ins w:id="756" w:author="PVC" w:date="2022-07-01T17:44:00Z"/>
        </w:rPr>
      </w:pPr>
      <w:ins w:id="757" w:author="PVC" w:date="2022-07-01T17:44:00Z">
        <w:r>
          <w:rPr>
            <w:rFonts w:hint="eastAsia"/>
            <w:noProof/>
          </w:rPr>
          <w:drawing>
            <wp:inline distT="0" distB="0" distL="0" distR="0" wp14:anchorId="2AB4526E" wp14:editId="34A49D66">
              <wp:extent cx="2468880" cy="1178195"/>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ortex-particl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95144" cy="1190729"/>
                      </a:xfrm>
                      <a:prstGeom prst="rect">
                        <a:avLst/>
                      </a:prstGeom>
                    </pic:spPr>
                  </pic:pic>
                </a:graphicData>
              </a:graphic>
            </wp:inline>
          </w:drawing>
        </w:r>
      </w:ins>
    </w:p>
    <w:p w14:paraId="2EEBFF17" w14:textId="7FE0FC98" w:rsidR="00572EF6" w:rsidRPr="00354079" w:rsidRDefault="00572EF6" w:rsidP="00354079">
      <w:pPr>
        <w:ind w:firstLineChars="0" w:firstLine="0"/>
        <w:rPr>
          <w:ins w:id="758" w:author="PVC" w:date="2022-07-01T17:44:00Z"/>
          <w:rFonts w:ascii="宋体" w:hAnsi="宋体"/>
          <w:sz w:val="18"/>
          <w:szCs w:val="21"/>
        </w:rPr>
      </w:pPr>
      <w:ins w:id="759" w:author="PVC" w:date="2022-07-01T17:44:00Z">
        <w:r w:rsidRPr="00354079">
          <w:rPr>
            <w:rFonts w:ascii="宋体" w:hAnsi="宋体" w:hint="eastAsia"/>
            <w:sz w:val="18"/>
            <w:szCs w:val="21"/>
          </w:rPr>
          <w:t>图</w:t>
        </w:r>
      </w:ins>
      <w:ins w:id="760" w:author="PVC" w:date="2022-07-01T18:30:00Z">
        <w:r w:rsidR="00250E58" w:rsidRPr="00354079">
          <w:rPr>
            <w:rFonts w:ascii="宋体" w:hAnsi="宋体"/>
            <w:sz w:val="18"/>
            <w:szCs w:val="21"/>
          </w:rPr>
          <w:t>9</w:t>
        </w:r>
      </w:ins>
      <w:ins w:id="761" w:author="PVC" w:date="2022-07-01T17:44:00Z">
        <w:r w:rsidRPr="00354079">
          <w:rPr>
            <w:rFonts w:ascii="宋体" w:hAnsi="宋体"/>
            <w:sz w:val="18"/>
            <w:szCs w:val="21"/>
          </w:rPr>
          <w:t xml:space="preserve"> </w:t>
        </w:r>
      </w:ins>
      <w:ins w:id="762" w:author="PVC" w:date="2022-07-01T17:50:00Z">
        <w:r w:rsidR="007F4C12" w:rsidRPr="00354079">
          <w:rPr>
            <w:rFonts w:ascii="宋体" w:hAnsi="宋体" w:hint="eastAsia"/>
            <w:sz w:val="18"/>
            <w:szCs w:val="21"/>
          </w:rPr>
          <w:t>用于计算</w:t>
        </w:r>
      </w:ins>
      <w:ins w:id="763" w:author="PVC" w:date="2022-07-01T18:30:00Z">
        <w:r w:rsidR="00DD6739" w:rsidRPr="00354079">
          <w:rPr>
            <w:rFonts w:ascii="宋体" w:hAnsi="宋体" w:hint="eastAsia"/>
            <w:sz w:val="18"/>
            <w:szCs w:val="21"/>
          </w:rPr>
          <w:t>旋翼/</w:t>
        </w:r>
      </w:ins>
      <w:ins w:id="764" w:author="PVC" w:date="2022-07-01T18:31:00Z">
        <w:r w:rsidR="00DD6739" w:rsidRPr="00354079">
          <w:rPr>
            <w:rFonts w:ascii="宋体" w:hAnsi="宋体" w:hint="eastAsia"/>
            <w:sz w:val="18"/>
            <w:szCs w:val="21"/>
          </w:rPr>
          <w:t>船体</w:t>
        </w:r>
      </w:ins>
      <w:ins w:id="765" w:author="PVC" w:date="2022-07-01T18:32:00Z">
        <w:r w:rsidR="004739C2" w:rsidRPr="00354079">
          <w:rPr>
            <w:rFonts w:ascii="宋体" w:hAnsi="宋体" w:hint="eastAsia"/>
            <w:sz w:val="18"/>
            <w:szCs w:val="21"/>
          </w:rPr>
          <w:t>非定常</w:t>
        </w:r>
      </w:ins>
      <w:ins w:id="766" w:author="PVC" w:date="2022-07-01T18:30:00Z">
        <w:r w:rsidR="00DD6739" w:rsidRPr="00354079">
          <w:rPr>
            <w:rFonts w:ascii="宋体" w:hAnsi="宋体" w:hint="eastAsia"/>
            <w:sz w:val="18"/>
            <w:szCs w:val="21"/>
          </w:rPr>
          <w:t>气动干扰</w:t>
        </w:r>
      </w:ins>
      <w:ins w:id="767" w:author="PVC" w:date="2022-07-01T17:50:00Z">
        <w:r w:rsidR="007F4C12" w:rsidRPr="00354079">
          <w:rPr>
            <w:rFonts w:ascii="宋体" w:hAnsi="宋体" w:hint="eastAsia"/>
            <w:sz w:val="18"/>
            <w:szCs w:val="21"/>
          </w:rPr>
          <w:t>的</w:t>
        </w:r>
        <w:r w:rsidR="009B43D0" w:rsidRPr="00354079">
          <w:rPr>
            <w:rFonts w:ascii="宋体" w:hAnsi="宋体" w:hint="eastAsia"/>
            <w:sz w:val="18"/>
            <w:szCs w:val="21"/>
          </w:rPr>
          <w:t>滑动结构网格</w:t>
        </w:r>
      </w:ins>
      <w:ins w:id="768" w:author="PVC" w:date="2022-07-01T17:44:00Z">
        <w:r w:rsidRPr="00354079">
          <w:rPr>
            <w:rFonts w:ascii="宋体" w:hAnsi="宋体"/>
            <w:sz w:val="18"/>
            <w:szCs w:val="21"/>
          </w:rPr>
          <w:fldChar w:fldCharType="begin"/>
        </w:r>
        <w:r w:rsidRPr="00354079">
          <w:rPr>
            <w:rFonts w:ascii="宋体" w:hAnsi="宋体"/>
            <w:sz w:val="18"/>
            <w:szCs w:val="21"/>
          </w:rPr>
          <w:instrText xml:space="preserve"> ADDIN NE.Ref.{C60F26D6-0794-4324-84C0-D4A6DD1A1019}</w:instrText>
        </w:r>
        <w:r w:rsidRPr="00354079">
          <w:rPr>
            <w:rFonts w:ascii="宋体" w:hAnsi="宋体"/>
            <w:sz w:val="18"/>
            <w:szCs w:val="21"/>
          </w:rPr>
          <w:fldChar w:fldCharType="separate"/>
        </w:r>
        <w:r w:rsidRPr="00354079">
          <w:rPr>
            <w:rFonts w:ascii="宋体" w:hAnsi="宋体"/>
            <w:sz w:val="18"/>
            <w:szCs w:val="21"/>
            <w:vertAlign w:val="superscript"/>
          </w:rPr>
          <w:t>[</w:t>
        </w:r>
      </w:ins>
      <w:ins w:id="769" w:author="PVC" w:date="2022-07-01T17:49:00Z">
        <w:r w:rsidR="00623F77" w:rsidRPr="00354079">
          <w:rPr>
            <w:rFonts w:ascii="宋体" w:hAnsi="宋体"/>
            <w:sz w:val="18"/>
            <w:szCs w:val="21"/>
            <w:vertAlign w:val="superscript"/>
          </w:rPr>
          <w:t>63</w:t>
        </w:r>
      </w:ins>
      <w:ins w:id="770" w:author="PVC" w:date="2022-07-01T17:44:00Z">
        <w:r w:rsidRPr="00354079">
          <w:rPr>
            <w:rFonts w:ascii="宋体" w:hAnsi="宋体"/>
            <w:sz w:val="18"/>
            <w:szCs w:val="21"/>
            <w:vertAlign w:val="superscript"/>
          </w:rPr>
          <w:t>]</w:t>
        </w:r>
        <w:r w:rsidRPr="00354079">
          <w:rPr>
            <w:rFonts w:ascii="宋体" w:hAnsi="宋体"/>
            <w:sz w:val="18"/>
            <w:szCs w:val="21"/>
          </w:rPr>
          <w:fldChar w:fldCharType="end"/>
        </w:r>
      </w:ins>
    </w:p>
    <w:p w14:paraId="2EA5D39F" w14:textId="325BCF49" w:rsidR="00572EF6" w:rsidRPr="00354079" w:rsidRDefault="00572EF6" w:rsidP="00354079">
      <w:pPr>
        <w:ind w:firstLineChars="0" w:firstLine="0"/>
        <w:rPr>
          <w:ins w:id="771" w:author="PVC" w:date="2022-07-01T17:44:00Z"/>
          <w:sz w:val="18"/>
          <w:szCs w:val="21"/>
        </w:rPr>
      </w:pPr>
      <w:ins w:id="772" w:author="PVC" w:date="2022-07-01T17:44:00Z">
        <w:r w:rsidRPr="00354079">
          <w:rPr>
            <w:rFonts w:hint="eastAsia"/>
            <w:sz w:val="18"/>
            <w:szCs w:val="21"/>
          </w:rPr>
          <w:t>Fig.</w:t>
        </w:r>
      </w:ins>
      <w:ins w:id="773" w:author="PVC" w:date="2022-07-01T18:30:00Z">
        <w:r w:rsidR="00DC7D0A" w:rsidRPr="00354079">
          <w:rPr>
            <w:sz w:val="18"/>
            <w:szCs w:val="21"/>
          </w:rPr>
          <w:t>9</w:t>
        </w:r>
      </w:ins>
      <w:ins w:id="774" w:author="PVC" w:date="2022-07-01T17:49:00Z">
        <w:r w:rsidR="00FD5A0B" w:rsidRPr="00354079">
          <w:rPr>
            <w:sz w:val="18"/>
            <w:szCs w:val="21"/>
          </w:rPr>
          <w:t xml:space="preserve"> </w:t>
        </w:r>
      </w:ins>
      <w:ins w:id="775" w:author="PVC" w:date="2022-07-01T17:51:00Z">
        <w:r w:rsidR="00743097" w:rsidRPr="00354079">
          <w:rPr>
            <w:sz w:val="18"/>
            <w:szCs w:val="21"/>
          </w:rPr>
          <w:t>A s</w:t>
        </w:r>
      </w:ins>
      <w:ins w:id="776" w:author="PVC" w:date="2022-07-01T17:49:00Z">
        <w:r w:rsidR="00FD5A0B" w:rsidRPr="00354079">
          <w:rPr>
            <w:rFonts w:hint="eastAsia"/>
            <w:sz w:val="18"/>
            <w:szCs w:val="21"/>
          </w:rPr>
          <w:t>liding</w:t>
        </w:r>
        <w:r w:rsidR="00FD5A0B" w:rsidRPr="00354079">
          <w:rPr>
            <w:sz w:val="18"/>
            <w:szCs w:val="21"/>
          </w:rPr>
          <w:t xml:space="preserve"> structured mesh for </w:t>
        </w:r>
      </w:ins>
      <w:ins w:id="777" w:author="PVC" w:date="2022-07-01T18:31:00Z">
        <w:r w:rsidR="009A1D6E" w:rsidRPr="00354079">
          <w:rPr>
            <w:sz w:val="18"/>
            <w:szCs w:val="21"/>
          </w:rPr>
          <w:t>compu</w:t>
        </w:r>
      </w:ins>
      <w:ins w:id="778" w:author="PVC" w:date="2022-07-01T18:32:00Z">
        <w:r w:rsidR="009A1D6E" w:rsidRPr="00354079">
          <w:rPr>
            <w:sz w:val="18"/>
            <w:szCs w:val="21"/>
          </w:rPr>
          <w:t xml:space="preserve">ting the </w:t>
        </w:r>
      </w:ins>
      <w:ins w:id="779" w:author="PVC" w:date="2022-07-01T17:49:00Z">
        <w:r w:rsidR="00FD5A0B" w:rsidRPr="00354079">
          <w:rPr>
            <w:sz w:val="18"/>
            <w:szCs w:val="21"/>
          </w:rPr>
          <w:t xml:space="preserve">unsteady </w:t>
        </w:r>
      </w:ins>
      <w:ins w:id="780" w:author="PVC" w:date="2022-07-01T18:32:00Z">
        <w:r w:rsidR="00514F18" w:rsidRPr="00354079">
          <w:rPr>
            <w:sz w:val="18"/>
            <w:szCs w:val="21"/>
          </w:rPr>
          <w:t xml:space="preserve">rotor/ship </w:t>
        </w:r>
      </w:ins>
      <w:ins w:id="781" w:author="PVC" w:date="2022-07-01T18:31:00Z">
        <w:r w:rsidR="008D6492" w:rsidRPr="00354079">
          <w:rPr>
            <w:sz w:val="18"/>
            <w:szCs w:val="21"/>
          </w:rPr>
          <w:t>aerodynamic interaction</w:t>
        </w:r>
      </w:ins>
      <w:ins w:id="782" w:author="PVC" w:date="2022-07-01T18:39:00Z">
        <w:r w:rsidR="006A2235" w:rsidRPr="00354079">
          <w:rPr>
            <w:sz w:val="18"/>
            <w:szCs w:val="21"/>
          </w:rPr>
          <w:fldChar w:fldCharType="begin"/>
        </w:r>
        <w:r w:rsidR="006A2235" w:rsidRPr="00354079">
          <w:rPr>
            <w:sz w:val="18"/>
            <w:szCs w:val="21"/>
          </w:rPr>
          <w:instrText xml:space="preserve"> ADDIN NE.Ref.{C60F26D6-0794-4324-84C0-D4A6DD1A1019}</w:instrText>
        </w:r>
        <w:r w:rsidR="006A2235" w:rsidRPr="00354079">
          <w:rPr>
            <w:sz w:val="18"/>
            <w:szCs w:val="21"/>
          </w:rPr>
          <w:fldChar w:fldCharType="separate"/>
        </w:r>
        <w:r w:rsidR="006A2235" w:rsidRPr="00354079">
          <w:rPr>
            <w:sz w:val="18"/>
            <w:szCs w:val="21"/>
            <w:vertAlign w:val="superscript"/>
          </w:rPr>
          <w:t>[63]</w:t>
        </w:r>
        <w:r w:rsidR="006A2235" w:rsidRPr="00354079">
          <w:rPr>
            <w:sz w:val="18"/>
            <w:szCs w:val="21"/>
          </w:rPr>
          <w:fldChar w:fldCharType="end"/>
        </w:r>
      </w:ins>
    </w:p>
    <w:p w14:paraId="4AE50AB0" w14:textId="66BBDE9E" w:rsidR="00E33665" w:rsidRDefault="00E33665" w:rsidP="009D07A1">
      <w:pPr>
        <w:ind w:firstLine="420"/>
        <w:rPr>
          <w:ins w:id="783" w:author="PVC" w:date="2022-07-01T18:42:00Z"/>
        </w:rPr>
      </w:pPr>
    </w:p>
    <w:p w14:paraId="0BF70907" w14:textId="50DC1BEA" w:rsidR="00D572D6" w:rsidRPr="00D572D6" w:rsidRDefault="00E33665" w:rsidP="000370E1">
      <w:pPr>
        <w:ind w:firstLine="420"/>
      </w:pPr>
      <w:r>
        <w:rPr>
          <w:rFonts w:hint="eastAsia"/>
        </w:rPr>
        <w:t>He</w:t>
      </w:r>
      <w:r>
        <w:rPr>
          <w:rFonts w:hint="eastAsia"/>
        </w:rPr>
        <w:t>等</w:t>
      </w:r>
      <w:r>
        <w:fldChar w:fldCharType="begin"/>
      </w:r>
      <w:r w:rsidR="00840FFD">
        <w:instrText xml:space="preserve"> ADDIN NE.Ref.{5332D2CE-08F7-4294-9D5F-FD64436DBD63}</w:instrText>
      </w:r>
      <w:r>
        <w:fldChar w:fldCharType="separate"/>
      </w:r>
      <w:r w:rsidR="00840FFD">
        <w:rPr>
          <w:color w:val="000000"/>
          <w:kern w:val="0"/>
          <w:szCs w:val="21"/>
          <w:vertAlign w:val="superscript"/>
        </w:rPr>
        <w:t>[64]</w:t>
      </w:r>
      <w:r>
        <w:fldChar w:fldCharType="end"/>
      </w:r>
      <w:r>
        <w:rPr>
          <w:rFonts w:hint="eastAsia"/>
        </w:rPr>
        <w:t>介绍了</w:t>
      </w:r>
      <w:ins w:id="784" w:author="PVC" w:date="2022-06-29T15:18:00Z">
        <w:r w:rsidR="00A07C3C">
          <w:rPr>
            <w:rFonts w:hint="eastAsia"/>
          </w:rPr>
          <w:t>其</w:t>
        </w:r>
        <w:r w:rsidR="006953BE">
          <w:rPr>
            <w:rFonts w:hint="eastAsia"/>
          </w:rPr>
          <w:t>所属</w:t>
        </w:r>
      </w:ins>
      <w:r>
        <w:rPr>
          <w:rFonts w:hint="eastAsia"/>
        </w:rPr>
        <w:t>公司在建立高置信度舰载直升机飞行仿真环境方面所做的工作。该仿真系统集成了直升机动力学、船体动力学以及非定常船体空气尾流方面的建模方法，为舰载直升机飞行训练和测试提供了一种高效的模拟工具。该仿真系统提供了三种不同精细程度的仿真模型：</w:t>
      </w:r>
      <w:ins w:id="785" w:author="AST" w:date="2022-06-27T09:22:00Z">
        <w:r>
          <w:rPr>
            <w:rFonts w:hint="eastAsia"/>
          </w:rPr>
          <w:t>（</w:t>
        </w:r>
      </w:ins>
      <w:ins w:id="786" w:author="AST" w:date="2022-06-27T09:23:00Z">
        <w:r>
          <w:rPr>
            <w:rFonts w:hint="eastAsia"/>
          </w:rPr>
          <w:t>1</w:t>
        </w:r>
      </w:ins>
      <w:ins w:id="787" w:author="AST" w:date="2022-06-27T09:22:00Z">
        <w:r>
          <w:rPr>
            <w:rFonts w:hint="eastAsia"/>
          </w:rPr>
          <w:t>）</w:t>
        </w:r>
      </w:ins>
      <w:r>
        <w:rPr>
          <w:rFonts w:hint="eastAsia"/>
        </w:rPr>
        <w:t>旋翼尾迹由有限状态入流模型描述，船体空气尾流由平板模型描述；（</w:t>
      </w:r>
      <w:r>
        <w:rPr>
          <w:rFonts w:hint="eastAsia"/>
        </w:rPr>
        <w:t>2</w:t>
      </w:r>
      <w:r>
        <w:rPr>
          <w:rFonts w:hint="eastAsia"/>
        </w:rPr>
        <w:t>）旋翼尾迹由有限状态入流模型描述，船体空气尾流由</w:t>
      </w:r>
      <w:r w:rsidR="00A10A62">
        <w:rPr>
          <w:rFonts w:hint="eastAsia"/>
        </w:rPr>
        <w:t>CFD</w:t>
      </w:r>
      <w:r>
        <w:rPr>
          <w:rFonts w:hint="eastAsia"/>
        </w:rPr>
        <w:t>或</w:t>
      </w:r>
      <w:ins w:id="788" w:author="PVC" w:date="2022-06-27T16:33:00Z">
        <w:r w:rsidR="001D752A">
          <w:rPr>
            <w:rFonts w:hint="eastAsia"/>
          </w:rPr>
          <w:t>试验</w:t>
        </w:r>
      </w:ins>
      <w:r>
        <w:rPr>
          <w:rFonts w:hint="eastAsia"/>
        </w:rPr>
        <w:t>数据描述；</w:t>
      </w:r>
      <w:ins w:id="789" w:author="AST" w:date="2022-06-27T09:23:00Z">
        <w:r>
          <w:rPr>
            <w:rFonts w:hint="eastAsia"/>
          </w:rPr>
          <w:t>（</w:t>
        </w:r>
        <w:r>
          <w:rPr>
            <w:rFonts w:hint="eastAsia"/>
          </w:rPr>
          <w:t>3</w:t>
        </w:r>
        <w:r>
          <w:rPr>
            <w:rFonts w:hint="eastAsia"/>
          </w:rPr>
          <w:t>）</w:t>
        </w:r>
      </w:ins>
      <w:r>
        <w:rPr>
          <w:rFonts w:hint="eastAsia"/>
        </w:rPr>
        <w:t>旋翼尾迹和船体空气尾流由</w:t>
      </w:r>
      <w:r w:rsidR="002D38A3">
        <w:rPr>
          <w:rFonts w:hint="eastAsia"/>
        </w:rPr>
        <w:t>VPM</w:t>
      </w:r>
      <w:r>
        <w:rPr>
          <w:rFonts w:hint="eastAsia"/>
        </w:rPr>
        <w:t>描述。其中，前两种模型可用于实时仿真计算。此后，该公司的</w:t>
      </w:r>
      <w:r>
        <w:rPr>
          <w:rFonts w:hint="eastAsia"/>
        </w:rPr>
        <w:t xml:space="preserve"> Zhao </w:t>
      </w:r>
      <w:r>
        <w:rPr>
          <w:rFonts w:hint="eastAsia"/>
        </w:rPr>
        <w:t>等</w:t>
      </w:r>
      <w:r w:rsidRPr="00101B78">
        <w:rPr>
          <w:vertAlign w:val="superscript"/>
        </w:rPr>
        <w:fldChar w:fldCharType="begin"/>
      </w:r>
      <w:r w:rsidR="00840FFD" w:rsidRPr="00101B78">
        <w:rPr>
          <w:vertAlign w:val="superscript"/>
        </w:rPr>
        <w:instrText xml:space="preserve"> ADDIN NE.Ref.{AA646E2E-25EA-4DF2-8CE1-1F626CB9D289}</w:instrText>
      </w:r>
      <w:r w:rsidRPr="00101B78">
        <w:rPr>
          <w:vertAlign w:val="superscript"/>
        </w:rPr>
        <w:fldChar w:fldCharType="separate"/>
      </w:r>
      <w:r w:rsidR="00840FFD" w:rsidRPr="00101B78">
        <w:rPr>
          <w:color w:val="000000"/>
          <w:kern w:val="0"/>
          <w:szCs w:val="21"/>
          <w:vertAlign w:val="superscript"/>
        </w:rPr>
        <w:t>[65]</w:t>
      </w:r>
      <w:r w:rsidRPr="00101B78">
        <w:rPr>
          <w:vertAlign w:val="superscript"/>
        </w:rPr>
        <w:fldChar w:fldCharType="end"/>
      </w:r>
      <w:r>
        <w:rPr>
          <w:rFonts w:hint="eastAsia"/>
        </w:rPr>
        <w:t>将</w:t>
      </w:r>
      <w:r w:rsidR="002D38A3">
        <w:rPr>
          <w:rFonts w:hint="eastAsia"/>
        </w:rPr>
        <w:t>VPM</w:t>
      </w:r>
      <w:r>
        <w:rPr>
          <w:rFonts w:hint="eastAsia"/>
        </w:rPr>
        <w:t>与基于非结构网格的</w:t>
      </w:r>
      <w:r w:rsidR="00A10A62">
        <w:rPr>
          <w:rFonts w:hint="eastAsia"/>
        </w:rPr>
        <w:t>CFD</w:t>
      </w:r>
      <w:r>
        <w:rPr>
          <w:rFonts w:hint="eastAsia"/>
        </w:rPr>
        <w:t>求解器相结合，研究了旋翼尾迹与船体空气尾流的相互作用。基于此混合方法的计算结果，他们推广了</w:t>
      </w:r>
      <w:r w:rsidRPr="00556D0F">
        <w:t>Peters</w:t>
      </w:r>
      <w:r w:rsidR="0062462D" w:rsidRPr="00556D0F">
        <w:t>–</w:t>
      </w:r>
      <w:r w:rsidRPr="00556D0F">
        <w:t>He</w:t>
      </w:r>
      <w:r>
        <w:rPr>
          <w:rFonts w:hint="eastAsia"/>
        </w:rPr>
        <w:t>有限状态入流模型，使其适用于实时仿真。</w:t>
      </w:r>
    </w:p>
    <w:p w14:paraId="288A0249" w14:textId="77777777" w:rsidR="00E33665" w:rsidRDefault="00E33665" w:rsidP="008E047A">
      <w:pPr>
        <w:pStyle w:val="1"/>
        <w:keepNext w:val="0"/>
        <w:keepLines w:val="0"/>
        <w:numPr>
          <w:ilvl w:val="0"/>
          <w:numId w:val="3"/>
        </w:numPr>
        <w:spacing w:beforeLines="50" w:before="156" w:afterLines="50" w:after="156" w:line="240" w:lineRule="auto"/>
        <w:ind w:firstLineChars="0"/>
        <w:rPr>
          <w:ins w:id="790" w:author="PVC" w:date="2022-06-29T12:53:00Z"/>
          <w:szCs w:val="24"/>
        </w:rPr>
      </w:pPr>
      <w:r>
        <w:rPr>
          <w:rFonts w:hint="eastAsia"/>
          <w:szCs w:val="24"/>
        </w:rPr>
        <w:t>在工程领域的应用现状</w:t>
      </w:r>
    </w:p>
    <w:p w14:paraId="51866304" w14:textId="77777777" w:rsidR="0005259B" w:rsidRPr="0056429B" w:rsidRDefault="00922065">
      <w:pPr>
        <w:ind w:firstLine="420"/>
        <w:pPrChange w:id="791" w:author="PVC" w:date="2022-06-29T13:22:00Z">
          <w:pPr>
            <w:pStyle w:val="1"/>
            <w:keepNext w:val="0"/>
            <w:keepLines w:val="0"/>
            <w:numPr>
              <w:numId w:val="3"/>
            </w:numPr>
            <w:spacing w:beforeLines="50" w:before="156" w:afterLines="50" w:after="156" w:line="240" w:lineRule="auto"/>
            <w:ind w:firstLineChars="0" w:firstLine="0"/>
          </w:pPr>
        </w:pPrChange>
      </w:pPr>
      <w:ins w:id="792" w:author="PVC" w:date="2022-06-29T13:07:00Z">
        <w:r>
          <w:rPr>
            <w:rFonts w:hint="eastAsia"/>
          </w:rPr>
          <w:t>在</w:t>
        </w:r>
      </w:ins>
      <w:ins w:id="793" w:author="PVC" w:date="2022-06-29T12:54:00Z">
        <w:r w:rsidR="005D2BDF">
          <w:rPr>
            <w:rFonts w:hint="eastAsia"/>
          </w:rPr>
          <w:t>舰载直升机</w:t>
        </w:r>
      </w:ins>
      <w:ins w:id="794" w:author="PVC" w:date="2022-06-29T13:07:00Z">
        <w:r>
          <w:rPr>
            <w:rFonts w:hint="eastAsia"/>
          </w:rPr>
          <w:t>的实际</w:t>
        </w:r>
      </w:ins>
      <w:ins w:id="795" w:author="PVC" w:date="2022-06-29T13:13:00Z">
        <w:r w:rsidR="00D409AB">
          <w:rPr>
            <w:rFonts w:hint="eastAsia"/>
          </w:rPr>
          <w:t>工程</w:t>
        </w:r>
      </w:ins>
      <w:ins w:id="796" w:author="PVC" w:date="2022-06-29T13:07:00Z">
        <w:r>
          <w:rPr>
            <w:rFonts w:hint="eastAsia"/>
          </w:rPr>
          <w:t>应用中</w:t>
        </w:r>
        <w:r w:rsidR="00116282">
          <w:rPr>
            <w:rFonts w:hint="eastAsia"/>
          </w:rPr>
          <w:t>，</w:t>
        </w:r>
      </w:ins>
      <w:ins w:id="797" w:author="PVC" w:date="2022-06-29T13:13:00Z">
        <w:r w:rsidR="00780137">
          <w:rPr>
            <w:rFonts w:hint="eastAsia"/>
          </w:rPr>
          <w:t>人们</w:t>
        </w:r>
      </w:ins>
      <w:ins w:id="798" w:author="PVC" w:date="2022-06-29T13:08:00Z">
        <w:r w:rsidR="00E74799">
          <w:rPr>
            <w:rFonts w:hint="eastAsia"/>
          </w:rPr>
          <w:t>通常</w:t>
        </w:r>
      </w:ins>
      <w:ins w:id="799" w:author="PVC" w:date="2022-06-29T13:07:00Z">
        <w:r w:rsidR="00116282">
          <w:rPr>
            <w:rFonts w:hint="eastAsia"/>
          </w:rPr>
          <w:t>更关注</w:t>
        </w:r>
      </w:ins>
      <w:ins w:id="800" w:author="PVC" w:date="2022-06-29T13:08:00Z">
        <w:r w:rsidR="00E74799">
          <w:rPr>
            <w:rFonts w:hint="eastAsia"/>
          </w:rPr>
          <w:t>其</w:t>
        </w:r>
      </w:ins>
      <w:ins w:id="801" w:author="PVC" w:date="2022-06-29T13:13:00Z">
        <w:r w:rsidR="009A66C5">
          <w:rPr>
            <w:rFonts w:hint="eastAsia"/>
          </w:rPr>
          <w:t>飞行</w:t>
        </w:r>
      </w:ins>
      <w:ins w:id="802" w:author="PVC" w:date="2022-06-29T13:08:00Z">
        <w:r w:rsidR="00E74799">
          <w:rPr>
            <w:rFonts w:hint="eastAsia"/>
          </w:rPr>
          <w:t>安全性</w:t>
        </w:r>
      </w:ins>
      <w:ins w:id="803" w:author="PVC" w:date="2022-06-29T13:10:00Z">
        <w:r w:rsidR="00331FD8">
          <w:rPr>
            <w:rFonts w:hint="eastAsia"/>
          </w:rPr>
          <w:t>与</w:t>
        </w:r>
      </w:ins>
      <w:ins w:id="804" w:author="PVC" w:date="2022-06-29T13:14:00Z">
        <w:r w:rsidR="009A66C5">
          <w:rPr>
            <w:rFonts w:hint="eastAsia"/>
          </w:rPr>
          <w:t>驾乘</w:t>
        </w:r>
      </w:ins>
      <w:ins w:id="805" w:author="PVC" w:date="2022-06-29T13:08:00Z">
        <w:r w:rsidR="00E74799">
          <w:rPr>
            <w:rFonts w:hint="eastAsia"/>
          </w:rPr>
          <w:t>舒适度</w:t>
        </w:r>
        <w:r w:rsidR="009636AC">
          <w:rPr>
            <w:rFonts w:hint="eastAsia"/>
          </w:rPr>
          <w:t>，这就需要</w:t>
        </w:r>
      </w:ins>
      <w:ins w:id="806" w:author="PVC" w:date="2022-06-29T13:09:00Z">
        <w:r w:rsidR="00B829C4">
          <w:rPr>
            <w:rFonts w:hint="eastAsia"/>
          </w:rPr>
          <w:t>从结构动力学、飞行动力学、导航与飞控等</w:t>
        </w:r>
      </w:ins>
      <w:ins w:id="807" w:author="PVC" w:date="2022-06-29T13:10:00Z">
        <w:r w:rsidR="00BE0084">
          <w:rPr>
            <w:rFonts w:hint="eastAsia"/>
          </w:rPr>
          <w:t>学科的视角</w:t>
        </w:r>
        <w:r w:rsidR="00250B02">
          <w:rPr>
            <w:rFonts w:hint="eastAsia"/>
          </w:rPr>
          <w:t>对舰载直升机</w:t>
        </w:r>
        <w:r w:rsidR="00B829C4">
          <w:rPr>
            <w:rFonts w:hint="eastAsia"/>
          </w:rPr>
          <w:t>开展研究</w:t>
        </w:r>
      </w:ins>
      <w:ins w:id="808" w:author="PVC" w:date="2022-06-29T13:08:00Z">
        <w:r w:rsidR="00E74799">
          <w:rPr>
            <w:rFonts w:hint="eastAsia"/>
          </w:rPr>
          <w:t>。</w:t>
        </w:r>
      </w:ins>
      <w:ins w:id="809" w:author="PVC" w:date="2022-06-29T13:10:00Z">
        <w:r w:rsidR="00BE0084">
          <w:rPr>
            <w:rFonts w:hint="eastAsia"/>
          </w:rPr>
          <w:t>这些</w:t>
        </w:r>
        <w:r w:rsidR="00D57CBB">
          <w:rPr>
            <w:rFonts w:hint="eastAsia"/>
          </w:rPr>
          <w:t>学科或多或少都需要以</w:t>
        </w:r>
      </w:ins>
      <w:ins w:id="810" w:author="PVC" w:date="2022-06-29T13:11:00Z">
        <w:r w:rsidR="00D57CBB">
          <w:rPr>
            <w:rFonts w:hint="eastAsia"/>
          </w:rPr>
          <w:t>气动载荷作为输入，</w:t>
        </w:r>
        <w:r w:rsidR="00993FD5">
          <w:rPr>
            <w:rFonts w:hint="eastAsia"/>
          </w:rPr>
          <w:t>因此</w:t>
        </w:r>
      </w:ins>
      <w:ins w:id="811" w:author="PVC" w:date="2022-06-29T13:17:00Z">
        <w:r w:rsidR="008F5C4D">
          <w:rPr>
            <w:rFonts w:hint="eastAsia"/>
          </w:rPr>
          <w:t>可以被视为舰载直升机空气动力</w:t>
        </w:r>
        <w:r w:rsidR="008F5C4D">
          <w:rPr>
            <w:rFonts w:hint="eastAsia"/>
          </w:rPr>
          <w:lastRenderedPageBreak/>
          <w:t>学的下游学科</w:t>
        </w:r>
      </w:ins>
      <w:ins w:id="812" w:author="PVC" w:date="2022-06-29T13:18:00Z">
        <w:r w:rsidR="008F5C4D">
          <w:rPr>
            <w:rFonts w:hint="eastAsia"/>
          </w:rPr>
          <w:t>。</w:t>
        </w:r>
      </w:ins>
      <w:ins w:id="813" w:author="PVC" w:date="2022-06-29T13:27:00Z">
        <w:r w:rsidR="00C35126">
          <w:rPr>
            <w:rFonts w:hint="eastAsia"/>
          </w:rPr>
          <w:t>最</w:t>
        </w:r>
      </w:ins>
      <w:ins w:id="814" w:author="PVC" w:date="2022-06-29T13:19:00Z">
        <w:r w:rsidR="00B13CD4">
          <w:rPr>
            <w:rFonts w:hint="eastAsia"/>
          </w:rPr>
          <w:t>理想情况</w:t>
        </w:r>
      </w:ins>
      <w:ins w:id="815" w:author="PVC" w:date="2022-06-29T13:20:00Z">
        <w:r w:rsidR="00B13CD4">
          <w:rPr>
            <w:rFonts w:hint="eastAsia"/>
          </w:rPr>
          <w:t>当然是</w:t>
        </w:r>
        <w:r w:rsidR="006F218F">
          <w:rPr>
            <w:rFonts w:hint="eastAsia"/>
          </w:rPr>
          <w:t>将</w:t>
        </w:r>
      </w:ins>
      <w:ins w:id="816" w:author="PVC" w:date="2022-06-29T13:23:00Z">
        <w:r w:rsidR="009618A3">
          <w:rPr>
            <w:rFonts w:hint="eastAsia"/>
          </w:rPr>
          <w:t>基于</w:t>
        </w:r>
        <w:r w:rsidR="009618A3">
          <w:rPr>
            <w:rFonts w:hint="eastAsia"/>
          </w:rPr>
          <w:t>PIV</w:t>
        </w:r>
      </w:ins>
      <w:ins w:id="817" w:author="PVC" w:date="2022-06-29T13:24:00Z">
        <w:r w:rsidR="009618A3">
          <w:rPr>
            <w:rFonts w:hint="eastAsia"/>
          </w:rPr>
          <w:t>或</w:t>
        </w:r>
      </w:ins>
      <w:ins w:id="818" w:author="PVC" w:date="2022-06-29T13:23:00Z">
        <w:r w:rsidR="009618A3">
          <w:rPr>
            <w:rFonts w:hint="eastAsia"/>
          </w:rPr>
          <w:t>CFD</w:t>
        </w:r>
        <w:r w:rsidR="009618A3">
          <w:rPr>
            <w:rFonts w:hint="eastAsia"/>
          </w:rPr>
          <w:t>的</w:t>
        </w:r>
      </w:ins>
      <w:ins w:id="819" w:author="PVC" w:date="2022-06-29T13:20:00Z">
        <w:r w:rsidR="006F218F">
          <w:rPr>
            <w:rFonts w:hint="eastAsia"/>
          </w:rPr>
          <w:t>精细空气动力学模型植入</w:t>
        </w:r>
      </w:ins>
      <w:ins w:id="820" w:author="PVC" w:date="2022-06-29T13:24:00Z">
        <w:r w:rsidR="004C1D81">
          <w:rPr>
            <w:rFonts w:hint="eastAsia"/>
          </w:rPr>
          <w:t>到</w:t>
        </w:r>
      </w:ins>
      <w:ins w:id="821" w:author="PVC" w:date="2022-06-29T13:20:00Z">
        <w:r w:rsidR="006F218F">
          <w:rPr>
            <w:rFonts w:hint="eastAsia"/>
          </w:rPr>
          <w:t>结构动力学、飞行动力学模型中</w:t>
        </w:r>
      </w:ins>
      <w:ins w:id="822" w:author="PVC" w:date="2022-06-29T13:23:00Z">
        <w:r w:rsidR="00B56D9E">
          <w:rPr>
            <w:rFonts w:hint="eastAsia"/>
          </w:rPr>
          <w:t>。</w:t>
        </w:r>
      </w:ins>
      <w:ins w:id="823" w:author="PVC" w:date="2022-06-29T13:18:00Z">
        <w:r w:rsidR="00733798">
          <w:rPr>
            <w:rFonts w:hint="eastAsia"/>
          </w:rPr>
          <w:t>然而</w:t>
        </w:r>
      </w:ins>
      <w:ins w:id="824" w:author="PVC" w:date="2022-06-29T13:23:00Z">
        <w:r w:rsidR="00161743">
          <w:rPr>
            <w:rFonts w:hint="eastAsia"/>
          </w:rPr>
          <w:t>现实情况</w:t>
        </w:r>
      </w:ins>
      <w:ins w:id="825" w:author="PVC" w:date="2022-06-29T13:21:00Z">
        <w:r w:rsidR="009F3935">
          <w:rPr>
            <w:rFonts w:hint="eastAsia"/>
          </w:rPr>
          <w:t>却是</w:t>
        </w:r>
      </w:ins>
      <w:ins w:id="826" w:author="PVC" w:date="2022-06-29T13:24:00Z">
        <w:r w:rsidR="00B84051">
          <w:rPr>
            <w:rFonts w:hint="eastAsia"/>
          </w:rPr>
          <w:t>上</w:t>
        </w:r>
      </w:ins>
      <w:ins w:id="827" w:author="PVC" w:date="2022-06-29T13:22:00Z">
        <w:r w:rsidR="007876A1">
          <w:rPr>
            <w:rFonts w:hint="eastAsia"/>
          </w:rPr>
          <w:t>下游学科</w:t>
        </w:r>
        <w:r w:rsidR="00825991">
          <w:rPr>
            <w:rFonts w:hint="eastAsia"/>
          </w:rPr>
          <w:t>的研究存在明显脱节</w:t>
        </w:r>
        <w:r w:rsidR="000E2EF9">
          <w:rPr>
            <w:rFonts w:hint="eastAsia"/>
          </w:rPr>
          <w:t>，</w:t>
        </w:r>
      </w:ins>
      <w:ins w:id="828" w:author="PVC" w:date="2022-06-29T13:24:00Z">
        <w:r w:rsidR="000E5739">
          <w:rPr>
            <w:rFonts w:hint="eastAsia"/>
          </w:rPr>
          <w:t>工程领域往往还在使用</w:t>
        </w:r>
      </w:ins>
      <w:ins w:id="829" w:author="PVC" w:date="2022-06-29T13:26:00Z">
        <w:r w:rsidR="00872E0B">
          <w:rPr>
            <w:rFonts w:hint="eastAsia"/>
          </w:rPr>
          <w:t>陈旧且粗糙</w:t>
        </w:r>
      </w:ins>
      <w:ins w:id="830" w:author="PVC" w:date="2022-06-29T13:24:00Z">
        <w:r w:rsidR="008B591E">
          <w:rPr>
            <w:rFonts w:hint="eastAsia"/>
          </w:rPr>
          <w:t>的</w:t>
        </w:r>
        <w:r w:rsidR="00BE4F2B">
          <w:rPr>
            <w:rFonts w:hint="eastAsia"/>
          </w:rPr>
          <w:t>气动模型</w:t>
        </w:r>
      </w:ins>
      <w:ins w:id="831" w:author="PVC" w:date="2022-06-29T13:26:00Z">
        <w:r w:rsidR="008D1BF1">
          <w:rPr>
            <w:rFonts w:hint="eastAsia"/>
          </w:rPr>
          <w:t>，</w:t>
        </w:r>
        <w:r w:rsidR="0029195D">
          <w:rPr>
            <w:rFonts w:hint="eastAsia"/>
          </w:rPr>
          <w:t>有些学科甚至</w:t>
        </w:r>
      </w:ins>
      <w:ins w:id="832" w:author="PVC" w:date="2022-06-29T13:27:00Z">
        <w:r w:rsidR="006B78C4">
          <w:rPr>
            <w:rFonts w:hint="eastAsia"/>
          </w:rPr>
          <w:t>直接</w:t>
        </w:r>
      </w:ins>
      <w:ins w:id="833" w:author="PVC" w:date="2022-06-29T13:29:00Z">
        <w:r w:rsidR="00E75569">
          <w:rPr>
            <w:rFonts w:hint="eastAsia"/>
          </w:rPr>
          <w:t>将</w:t>
        </w:r>
      </w:ins>
      <w:ins w:id="834" w:author="PVC" w:date="2022-06-29T13:27:00Z">
        <w:r w:rsidR="000D023F">
          <w:rPr>
            <w:rFonts w:hint="eastAsia"/>
          </w:rPr>
          <w:t>气动</w:t>
        </w:r>
      </w:ins>
      <w:ins w:id="835" w:author="PVC" w:date="2022-06-29T13:30:00Z">
        <w:r w:rsidR="00E22B7F">
          <w:rPr>
            <w:rFonts w:hint="eastAsia"/>
          </w:rPr>
          <w:t>力</w:t>
        </w:r>
      </w:ins>
      <w:ins w:id="836" w:author="PVC" w:date="2022-06-29T13:27:00Z">
        <w:r w:rsidR="000D023F">
          <w:rPr>
            <w:rFonts w:hint="eastAsia"/>
          </w:rPr>
          <w:t>作为</w:t>
        </w:r>
        <w:r w:rsidR="0029195D">
          <w:rPr>
            <w:rFonts w:hint="eastAsia"/>
          </w:rPr>
          <w:t>黑箱</w:t>
        </w:r>
        <w:r w:rsidR="000D023F">
          <w:rPr>
            <w:rFonts w:hint="eastAsia"/>
          </w:rPr>
          <w:t>或</w:t>
        </w:r>
      </w:ins>
      <w:ins w:id="837" w:author="PVC" w:date="2022-06-29T13:28:00Z">
        <w:r w:rsidR="000D023F">
          <w:rPr>
            <w:rFonts w:hint="eastAsia"/>
          </w:rPr>
          <w:t>随机过程</w:t>
        </w:r>
      </w:ins>
      <w:ins w:id="838" w:author="PVC" w:date="2022-06-29T13:27:00Z">
        <w:r w:rsidR="0029195D">
          <w:rPr>
            <w:rFonts w:hint="eastAsia"/>
          </w:rPr>
          <w:t>处理</w:t>
        </w:r>
      </w:ins>
      <w:ins w:id="839" w:author="PVC" w:date="2022-06-29T13:22:00Z">
        <w:r w:rsidR="00825991">
          <w:rPr>
            <w:rFonts w:hint="eastAsia"/>
          </w:rPr>
          <w:t>。</w:t>
        </w:r>
      </w:ins>
      <w:ins w:id="840" w:author="PVC" w:date="2022-06-29T13:30:00Z">
        <w:r w:rsidR="00835499">
          <w:rPr>
            <w:rFonts w:hint="eastAsia"/>
          </w:rPr>
          <w:t>这种脱节</w:t>
        </w:r>
      </w:ins>
      <w:ins w:id="841" w:author="PVC" w:date="2022-06-29T13:33:00Z">
        <w:r w:rsidR="007B7656">
          <w:rPr>
            <w:rFonts w:hint="eastAsia"/>
          </w:rPr>
          <w:t>说明</w:t>
        </w:r>
      </w:ins>
      <w:ins w:id="842" w:author="PVC" w:date="2022-06-29T13:31:00Z">
        <w:r w:rsidR="00E052CE">
          <w:rPr>
            <w:rFonts w:hint="eastAsia"/>
          </w:rPr>
          <w:t>舰载直升机空气动力学</w:t>
        </w:r>
      </w:ins>
      <w:ins w:id="843" w:author="PVC" w:date="2022-06-29T13:32:00Z">
        <w:r w:rsidR="00A323A3">
          <w:rPr>
            <w:rFonts w:hint="eastAsia"/>
          </w:rPr>
          <w:t>的研究成果</w:t>
        </w:r>
      </w:ins>
      <w:ins w:id="844" w:author="PVC" w:date="2022-06-29T13:33:00Z">
        <w:r w:rsidR="007B7656">
          <w:rPr>
            <w:rFonts w:hint="eastAsia"/>
          </w:rPr>
          <w:t>尚未充分</w:t>
        </w:r>
      </w:ins>
      <w:ins w:id="845" w:author="PVC" w:date="2022-06-29T13:31:00Z">
        <w:r w:rsidR="00E052CE">
          <w:rPr>
            <w:rFonts w:hint="eastAsia"/>
          </w:rPr>
          <w:t>发挥其价值，</w:t>
        </w:r>
      </w:ins>
      <w:ins w:id="846" w:author="PVC" w:date="2022-06-29T13:32:00Z">
        <w:r w:rsidR="00EE1793">
          <w:rPr>
            <w:rFonts w:hint="eastAsia"/>
          </w:rPr>
          <w:t>应当引起</w:t>
        </w:r>
        <w:r w:rsidR="0050228F">
          <w:rPr>
            <w:rFonts w:hint="eastAsia"/>
          </w:rPr>
          <w:t>上下游学科的</w:t>
        </w:r>
        <w:r w:rsidR="008425B5">
          <w:rPr>
            <w:rFonts w:hint="eastAsia"/>
          </w:rPr>
          <w:t>共同</w:t>
        </w:r>
        <w:r w:rsidR="00EE1793">
          <w:rPr>
            <w:rFonts w:hint="eastAsia"/>
          </w:rPr>
          <w:t>关注</w:t>
        </w:r>
      </w:ins>
      <w:ins w:id="847" w:author="PVC" w:date="2022-06-29T13:30:00Z">
        <w:r w:rsidR="00835499">
          <w:rPr>
            <w:rFonts w:hint="eastAsia"/>
          </w:rPr>
          <w:t>。</w:t>
        </w:r>
      </w:ins>
    </w:p>
    <w:p w14:paraId="2B9168A5" w14:textId="77777777" w:rsidR="00E33665" w:rsidRDefault="007E4AA4" w:rsidP="008E047A">
      <w:pPr>
        <w:pStyle w:val="3"/>
        <w:numPr>
          <w:ilvl w:val="1"/>
          <w:numId w:val="3"/>
        </w:numPr>
        <w:spacing w:beforeLines="50" w:before="156" w:afterLines="50" w:after="156" w:line="240" w:lineRule="auto"/>
        <w:jc w:val="left"/>
      </w:pPr>
      <w:ins w:id="848" w:author="PVC" w:date="2022-06-28T15:07:00Z">
        <w:r>
          <w:rPr>
            <w:rFonts w:hint="eastAsia"/>
          </w:rPr>
          <w:t>结构</w:t>
        </w:r>
      </w:ins>
      <w:r w:rsidR="00E33665">
        <w:rPr>
          <w:rFonts w:hint="eastAsia"/>
        </w:rPr>
        <w:t>动力学</w:t>
      </w:r>
    </w:p>
    <w:p w14:paraId="046853C4" w14:textId="77777777" w:rsidR="00E33665" w:rsidRDefault="00E33665" w:rsidP="009D07A1">
      <w:pPr>
        <w:ind w:firstLine="420"/>
      </w:pPr>
      <w:r>
        <w:rPr>
          <w:rFonts w:hint="eastAsia"/>
        </w:rPr>
        <w:t>Wei</w:t>
      </w:r>
      <w:r>
        <w:rPr>
          <w:rFonts w:hint="eastAsia"/>
        </w:rPr>
        <w:t>等</w:t>
      </w:r>
      <w:r>
        <w:fldChar w:fldCharType="begin"/>
      </w:r>
      <w:r w:rsidR="00840FFD">
        <w:instrText xml:space="preserve"> ADDIN NE.Ref.{1E50DC13-12B4-47D4-8673-B04072D79054}</w:instrText>
      </w:r>
      <w:r>
        <w:fldChar w:fldCharType="separate"/>
      </w:r>
      <w:r w:rsidR="00840FFD">
        <w:rPr>
          <w:color w:val="000000"/>
          <w:kern w:val="0"/>
          <w:szCs w:val="21"/>
          <w:vertAlign w:val="superscript"/>
        </w:rPr>
        <w:t>[66]</w:t>
      </w:r>
      <w:r>
        <w:fldChar w:fldCharType="end"/>
      </w:r>
      <w:ins w:id="849" w:author="PVC" w:date="2022-06-28T15:08:00Z">
        <w:r w:rsidR="00631639">
          <w:rPr>
            <w:rFonts w:hint="eastAsia"/>
          </w:rPr>
          <w:t>于</w:t>
        </w:r>
      </w:ins>
      <w:ins w:id="850" w:author="PVC" w:date="2022-06-28T15:12:00Z">
        <w:r w:rsidR="00F0123B">
          <w:t>1</w:t>
        </w:r>
      </w:ins>
      <w:ins w:id="851" w:author="PVC" w:date="2022-06-28T15:08:00Z">
        <w:r w:rsidR="00631639">
          <w:t>9</w:t>
        </w:r>
      </w:ins>
      <w:ins w:id="852" w:author="PVC" w:date="2022-06-28T15:12:00Z">
        <w:r w:rsidR="00F0123B">
          <w:t>92</w:t>
        </w:r>
      </w:ins>
      <w:ins w:id="853" w:author="PVC" w:date="2022-06-28T15:08:00Z">
        <w:r w:rsidR="00631639">
          <w:rPr>
            <w:rFonts w:hint="eastAsia"/>
          </w:rPr>
          <w:t>年</w:t>
        </w:r>
      </w:ins>
      <w:r>
        <w:rPr>
          <w:rFonts w:hint="eastAsia"/>
        </w:rPr>
        <w:t>分析了</w:t>
      </w:r>
      <w:r>
        <w:rPr>
          <w:rFonts w:hint="eastAsia"/>
        </w:rPr>
        <w:t>SH-2F</w:t>
      </w:r>
      <w:r>
        <w:rPr>
          <w:rFonts w:hint="eastAsia"/>
        </w:rPr>
        <w:t>型直升机在预定的甲板运动、甲板摩擦、定常风条件下的</w:t>
      </w:r>
      <w:ins w:id="854" w:author="PVC" w:date="2022-06-28T15:07:00Z">
        <w:r w:rsidR="00C7634C">
          <w:rPr>
            <w:rFonts w:hint="eastAsia"/>
          </w:rPr>
          <w:t>结构</w:t>
        </w:r>
      </w:ins>
      <w:r>
        <w:rPr>
          <w:rFonts w:hint="eastAsia"/>
        </w:rPr>
        <w:t>动力学特性，用以确定该型直升机安全着舰和离舰的条件。对处于工作状态的旋翼、处于非工作状态的旋翼、折叠起来的旋翼以及机身分别进行了建模，以研究这</w:t>
      </w:r>
      <w:r>
        <w:rPr>
          <w:rFonts w:hint="eastAsia"/>
        </w:rPr>
        <w:t>4</w:t>
      </w:r>
      <w:r>
        <w:rPr>
          <w:rFonts w:hint="eastAsia"/>
        </w:rPr>
        <w:t>种情况的空气动力学特性。利用能量法推导了船体运动的动力学方程，</w:t>
      </w:r>
      <w:ins w:id="855" w:author="PVC" w:date="2022-06-28T15:08:00Z">
        <w:r w:rsidR="003F76E6">
          <w:rPr>
            <w:rFonts w:hint="eastAsia"/>
          </w:rPr>
          <w:t>包含</w:t>
        </w:r>
        <w:r w:rsidR="003F76E6">
          <w:rPr>
            <w:rFonts w:hint="eastAsia"/>
          </w:rPr>
          <w:t>3</w:t>
        </w:r>
        <w:r w:rsidR="003F76E6">
          <w:rPr>
            <w:rFonts w:hint="eastAsia"/>
          </w:rPr>
          <w:t>个线位移</w:t>
        </w:r>
      </w:ins>
      <w:r>
        <w:rPr>
          <w:rFonts w:hint="eastAsia"/>
        </w:rPr>
        <w:t>、</w:t>
      </w:r>
      <w:ins w:id="856" w:author="PVC" w:date="2022-06-28T15:08:00Z">
        <w:r w:rsidR="003F76E6">
          <w:rPr>
            <w:rFonts w:hint="eastAsia"/>
          </w:rPr>
          <w:t>2</w:t>
        </w:r>
        <w:r w:rsidR="003F76E6">
          <w:rPr>
            <w:rFonts w:hint="eastAsia"/>
          </w:rPr>
          <w:t>个角位移</w:t>
        </w:r>
      </w:ins>
      <w:r>
        <w:rPr>
          <w:rFonts w:hint="eastAsia"/>
        </w:rPr>
        <w:t>（滚转、俯仰）共</w:t>
      </w:r>
      <w:r>
        <w:rPr>
          <w:rFonts w:hint="eastAsia"/>
        </w:rPr>
        <w:t>5</w:t>
      </w:r>
      <w:r>
        <w:rPr>
          <w:rFonts w:hint="eastAsia"/>
        </w:rPr>
        <w:t>个自由度。此外，他们还分析了不同甲板摩擦条件对直升机</w:t>
      </w:r>
      <w:ins w:id="857" w:author="PVC" w:date="2022-06-28T16:16:00Z">
        <w:r w:rsidR="004536BE">
          <w:rPr>
            <w:rFonts w:hint="eastAsia"/>
          </w:rPr>
          <w:t>结构动力学</w:t>
        </w:r>
      </w:ins>
      <w:r>
        <w:rPr>
          <w:rFonts w:hint="eastAsia"/>
        </w:rPr>
        <w:t>特性的影响。基于上述分析模型，此文给出了一些定性和定量的安全指标，但有待</w:t>
      </w:r>
      <w:ins w:id="858" w:author="PVC" w:date="2022-06-27T16:33:00Z">
        <w:r w:rsidR="001D752A">
          <w:rPr>
            <w:rFonts w:hint="eastAsia"/>
          </w:rPr>
          <w:t>试验</w:t>
        </w:r>
      </w:ins>
      <w:r>
        <w:rPr>
          <w:rFonts w:hint="eastAsia"/>
        </w:rPr>
        <w:t>数据的验证。</w:t>
      </w:r>
    </w:p>
    <w:p w14:paraId="3162472B" w14:textId="77777777" w:rsidR="00E33665" w:rsidRDefault="00E33665" w:rsidP="009D07A1">
      <w:pPr>
        <w:ind w:firstLine="420"/>
      </w:pPr>
      <w:r>
        <w:rPr>
          <w:rFonts w:hint="eastAsia"/>
        </w:rPr>
        <w:t>Wall</w:t>
      </w:r>
      <w:r>
        <w:fldChar w:fldCharType="begin"/>
      </w:r>
      <w:r w:rsidR="00840FFD">
        <w:instrText xml:space="preserve"> ADDIN NE.Ref.{9900EEE0-B32E-4BB6-AA3F-6CB83ABCA6A1}</w:instrText>
      </w:r>
      <w:r>
        <w:fldChar w:fldCharType="separate"/>
      </w:r>
      <w:r w:rsidR="00840FFD">
        <w:rPr>
          <w:color w:val="000000"/>
          <w:kern w:val="0"/>
          <w:szCs w:val="21"/>
          <w:vertAlign w:val="superscript"/>
        </w:rPr>
        <w:t>[67]</w:t>
      </w:r>
      <w:r>
        <w:fldChar w:fldCharType="end"/>
      </w:r>
      <w:ins w:id="859" w:author="PVC" w:date="2022-06-28T15:12:00Z">
        <w:r w:rsidR="001E2304">
          <w:rPr>
            <w:rFonts w:hint="eastAsia"/>
          </w:rPr>
          <w:t>于</w:t>
        </w:r>
      </w:ins>
      <w:ins w:id="860" w:author="PVC" w:date="2022-06-28T15:13:00Z">
        <w:r w:rsidR="001E2304">
          <w:rPr>
            <w:rFonts w:hint="eastAsia"/>
          </w:rPr>
          <w:t>2</w:t>
        </w:r>
        <w:r w:rsidR="001E2304">
          <w:t>009</w:t>
        </w:r>
        <w:r w:rsidR="001E2304">
          <w:rPr>
            <w:rFonts w:hint="eastAsia"/>
          </w:rPr>
          <w:t>年</w:t>
        </w:r>
      </w:ins>
      <w:r>
        <w:rPr>
          <w:rFonts w:hint="eastAsia"/>
        </w:rPr>
        <w:t>研究了直升机着舰和离舰过程中桨叶特有的气动弹性问题。在海上风速较大且旋翼转速较低时，桨叶容易出现较大变形，这是由桨叶的动力学特性、船体运动、船体空气尾流等因素共同作用所引起的。他们将柔性桨叶离散为若干刚性的微段，用以表现非线性的桨叶弯曲变形；基于</w:t>
      </w:r>
      <w:ins w:id="861" w:author="PVC" w:date="2022-06-27T16:33:00Z">
        <w:r w:rsidR="001D752A">
          <w:rPr>
            <w:rFonts w:hint="eastAsia"/>
          </w:rPr>
          <w:t>试验</w:t>
        </w:r>
      </w:ins>
      <w:r>
        <w:rPr>
          <w:rFonts w:hint="eastAsia"/>
        </w:rPr>
        <w:t>数据对船体空气尾流进行建模，体现了甲板上方气流随时间、空间变化的非定常、非均匀的特征。此文反映了影响桨叶气弹响应的各种因素之间相互作用关系的复杂性，但分析所用气动模型依赖</w:t>
      </w:r>
      <w:ins w:id="862" w:author="PVC" w:date="2022-06-27T16:33:00Z">
        <w:r w:rsidR="001D752A">
          <w:rPr>
            <w:rFonts w:hint="eastAsia"/>
          </w:rPr>
          <w:t>试验</w:t>
        </w:r>
      </w:ins>
      <w:r>
        <w:rPr>
          <w:rFonts w:hint="eastAsia"/>
        </w:rPr>
        <w:t>数据，可考虑用更一般的</w:t>
      </w:r>
      <w:r>
        <w:rPr>
          <w:rFonts w:hint="eastAsia"/>
        </w:rPr>
        <w:t>CFD</w:t>
      </w:r>
      <w:r>
        <w:rPr>
          <w:rFonts w:hint="eastAsia"/>
        </w:rPr>
        <w:t>方法代替。</w:t>
      </w:r>
    </w:p>
    <w:p w14:paraId="2251029B" w14:textId="77777777" w:rsidR="00E33665" w:rsidRDefault="00E33665" w:rsidP="008E047A">
      <w:pPr>
        <w:pStyle w:val="3"/>
        <w:numPr>
          <w:ilvl w:val="1"/>
          <w:numId w:val="3"/>
        </w:numPr>
        <w:spacing w:beforeLines="50" w:before="156" w:afterLines="50" w:after="156" w:line="240" w:lineRule="auto"/>
        <w:jc w:val="left"/>
      </w:pPr>
      <w:r>
        <w:rPr>
          <w:rFonts w:hint="eastAsia"/>
        </w:rPr>
        <w:t>飞行动力学</w:t>
      </w:r>
    </w:p>
    <w:p w14:paraId="18DDC0D0" w14:textId="77777777" w:rsidR="00B27E56" w:rsidRDefault="003356F4" w:rsidP="009D07A1">
      <w:pPr>
        <w:ind w:firstLine="420"/>
        <w:rPr>
          <w:ins w:id="863" w:author="PVC" w:date="2022-06-28T15:14:00Z"/>
        </w:rPr>
      </w:pPr>
      <w:ins w:id="864" w:author="PVC" w:date="2022-06-28T15:14:00Z">
        <w:r>
          <w:t>198</w:t>
        </w:r>
      </w:ins>
      <w:ins w:id="865" w:author="PVC" w:date="2022-06-28T15:15:00Z">
        <w:r>
          <w:t>6</w:t>
        </w:r>
        <w:r>
          <w:rPr>
            <w:rFonts w:hint="eastAsia"/>
          </w:rPr>
          <w:t>年，</w:t>
        </w:r>
      </w:ins>
      <w:r w:rsidR="00E33665">
        <w:rPr>
          <w:rFonts w:hint="eastAsia"/>
        </w:rPr>
        <w:t>Jewell</w:t>
      </w:r>
      <w:r w:rsidR="00E33665">
        <w:rPr>
          <w:rFonts w:hint="eastAsia"/>
        </w:rPr>
        <w:t>等</w:t>
      </w:r>
      <w:r w:rsidR="00E33665">
        <w:fldChar w:fldCharType="begin"/>
      </w:r>
      <w:r w:rsidR="00840FFD">
        <w:instrText xml:space="preserve"> ADDIN NE.Ref.{5E871E4B-8418-4FFF-B3FE-8C96B2E4404F}</w:instrText>
      </w:r>
      <w:r w:rsidR="00E33665">
        <w:fldChar w:fldCharType="separate"/>
      </w:r>
      <w:r w:rsidR="00840FFD">
        <w:rPr>
          <w:color w:val="000000"/>
          <w:kern w:val="0"/>
          <w:szCs w:val="21"/>
          <w:vertAlign w:val="superscript"/>
        </w:rPr>
        <w:t>[68]</w:t>
      </w:r>
      <w:r w:rsidR="00E33665">
        <w:fldChar w:fldCharType="end"/>
      </w:r>
      <w:r w:rsidR="00E33665">
        <w:rPr>
          <w:rFonts w:hint="eastAsia"/>
        </w:rPr>
        <w:t>介绍了一项由美国海军航空发展中心支持的</w:t>
      </w:r>
      <w:ins w:id="866" w:author="PVC" w:date="2022-06-27T16:33:00Z">
        <w:r w:rsidR="001D752A">
          <w:rPr>
            <w:rFonts w:hint="eastAsia"/>
          </w:rPr>
          <w:t>试验</w:t>
        </w:r>
      </w:ins>
      <w:r w:rsidR="00E33665">
        <w:rPr>
          <w:rFonts w:hint="eastAsia"/>
        </w:rPr>
        <w:t>研究。该项研究的目的是在直升机操稳参数、舰面操纵流程、环境条件等方面，对飞行品质规范</w:t>
      </w:r>
      <w:ins w:id="867" w:author="PVC" w:date="2022-06-29T15:19:00Z">
        <w:r w:rsidR="00BC126C">
          <w:rPr>
            <w:rFonts w:hint="eastAsia"/>
          </w:rPr>
          <w:t>的</w:t>
        </w:r>
      </w:ins>
      <w:r w:rsidR="00E33665">
        <w:rPr>
          <w:rFonts w:hint="eastAsia"/>
        </w:rPr>
        <w:t>修订提出建议。</w:t>
      </w:r>
    </w:p>
    <w:p w14:paraId="0E3AB080" w14:textId="77777777" w:rsidR="00E33665" w:rsidRDefault="00E33665" w:rsidP="009D07A1">
      <w:pPr>
        <w:ind w:firstLine="420"/>
      </w:pPr>
      <w:r>
        <w:rPr>
          <w:rFonts w:hint="eastAsia"/>
        </w:rPr>
        <w:t>Clement</w:t>
      </w:r>
      <w:r>
        <w:rPr>
          <w:rFonts w:hint="eastAsia"/>
        </w:rPr>
        <w:t>等</w:t>
      </w:r>
      <w:r>
        <w:fldChar w:fldCharType="begin"/>
      </w:r>
      <w:r w:rsidR="00840FFD">
        <w:instrText xml:space="preserve"> ADDIN NE.Ref.{4F029EAE-4AE0-465E-B847-26E160021CA2}</w:instrText>
      </w:r>
      <w:r>
        <w:fldChar w:fldCharType="separate"/>
      </w:r>
      <w:r w:rsidR="00840FFD">
        <w:rPr>
          <w:color w:val="000000"/>
          <w:kern w:val="0"/>
          <w:szCs w:val="21"/>
          <w:vertAlign w:val="superscript"/>
        </w:rPr>
        <w:t>[69]</w:t>
      </w:r>
      <w:r>
        <w:fldChar w:fldCharType="end"/>
      </w:r>
      <w:ins w:id="868" w:author="PVC" w:date="2022-06-28T15:14:00Z">
        <w:r w:rsidR="00572E2F">
          <w:rPr>
            <w:rFonts w:hint="eastAsia"/>
          </w:rPr>
          <w:t>于</w:t>
        </w:r>
        <w:r w:rsidR="00572E2F">
          <w:rPr>
            <w:rFonts w:hint="eastAsia"/>
          </w:rPr>
          <w:t>1</w:t>
        </w:r>
        <w:r w:rsidR="00572E2F">
          <w:t>992</w:t>
        </w:r>
        <w:r w:rsidR="00572E2F">
          <w:rPr>
            <w:rFonts w:hint="eastAsia"/>
          </w:rPr>
          <w:t>年</w:t>
        </w:r>
      </w:ins>
      <w:r>
        <w:rPr>
          <w:rFonts w:hint="eastAsia"/>
        </w:rPr>
        <w:t>建立了一种用于模拟直升机着舰飞行的实时仿真模型。该模型采用叶素法对旋翼进行气动建模；利用</w:t>
      </w:r>
      <w:r w:rsidR="00A10A62">
        <w:rPr>
          <w:rFonts w:hint="eastAsia"/>
        </w:rPr>
        <w:t>CFD</w:t>
      </w:r>
      <w:r>
        <w:rPr>
          <w:rFonts w:hint="eastAsia"/>
        </w:rPr>
        <w:t>软件得到船体空气尾流数据，并经过三维快速傅里叶变换算法处理，使其适用于实时仿真。</w:t>
      </w:r>
    </w:p>
    <w:p w14:paraId="7C91D62B" w14:textId="77777777" w:rsidR="00E33665" w:rsidRDefault="00003712" w:rsidP="009D07A1">
      <w:pPr>
        <w:ind w:firstLine="420"/>
      </w:pPr>
      <w:ins w:id="869" w:author="PVC" w:date="2022-06-28T15:15:00Z">
        <w:r>
          <w:t>1994</w:t>
        </w:r>
        <w:r>
          <w:rPr>
            <w:rFonts w:hint="eastAsia"/>
          </w:rPr>
          <w:t>年，</w:t>
        </w:r>
      </w:ins>
      <w:r w:rsidR="00E33665">
        <w:rPr>
          <w:rFonts w:hint="eastAsia"/>
        </w:rPr>
        <w:t>Zhang</w:t>
      </w:r>
      <w:r w:rsidR="00E33665">
        <w:rPr>
          <w:rFonts w:hint="eastAsia"/>
        </w:rPr>
        <w:t>等</w:t>
      </w:r>
      <w:r w:rsidR="00E33665">
        <w:fldChar w:fldCharType="begin"/>
      </w:r>
      <w:r w:rsidR="00840FFD">
        <w:instrText xml:space="preserve"> ADDIN NE.Ref.{A7A972E6-AB53-421B-A8CB-85D60EFEFFB2}</w:instrText>
      </w:r>
      <w:r w:rsidR="00E33665">
        <w:fldChar w:fldCharType="separate"/>
      </w:r>
      <w:r w:rsidR="00840FFD">
        <w:rPr>
          <w:color w:val="000000"/>
          <w:kern w:val="0"/>
          <w:szCs w:val="21"/>
          <w:vertAlign w:val="superscript"/>
        </w:rPr>
        <w:t>[70]</w:t>
      </w:r>
      <w:r w:rsidR="00E33665">
        <w:fldChar w:fldCharType="end"/>
      </w:r>
      <w:r w:rsidR="00E33665">
        <w:rPr>
          <w:rFonts w:hint="eastAsia"/>
        </w:rPr>
        <w:t>利用全尺寸海上</w:t>
      </w:r>
      <w:ins w:id="870" w:author="PVC" w:date="2022-06-27T16:33:00Z">
        <w:r w:rsidR="001D752A">
          <w:rPr>
            <w:rFonts w:hint="eastAsia"/>
          </w:rPr>
          <w:t>试验</w:t>
        </w:r>
      </w:ins>
      <w:r w:rsidR="00E33665">
        <w:rPr>
          <w:rFonts w:hint="eastAsia"/>
        </w:rPr>
        <w:t>数据，识别出</w:t>
      </w:r>
      <w:ins w:id="871" w:author="PVC" w:date="2022-06-29T15:19:00Z">
        <w:r w:rsidR="00943C65">
          <w:rPr>
            <w:rFonts w:hint="eastAsia"/>
          </w:rPr>
          <w:t>了</w:t>
        </w:r>
      </w:ins>
      <w:r w:rsidR="00E33665">
        <w:rPr>
          <w:rFonts w:hint="eastAsia"/>
        </w:rPr>
        <w:t>一个关于船体空气尾流速度垂直分量的功率谱模型。基于上述半经验的船体空气尾流模型和一个简化的旋翼气动模型，他们研究了船体空气尾流对旋翼拉力和滚转、俯仰力矩的影响。此后，他们又建立了一种用于模拟直升机与船体气动干扰并考虑地面效应的实时仿真模型。该模型中，船体由板块表示，旋翼尾迹由固定尾迹和预定尾迹模型表示，海面的影响（地面效应）通过镜像法体现。基于以上模型，将旋翼入流表示成有限状态形式，以便于进行实时仿真。该模型只适用于直升机在甲板上方悬停的配平问题。此后，他们还</w:t>
      </w:r>
      <w:r w:rsidR="00644F43">
        <w:rPr>
          <w:rFonts w:hint="eastAsia"/>
        </w:rPr>
        <w:t>对</w:t>
      </w:r>
      <w:r w:rsidR="00E33665">
        <w:rPr>
          <w:rFonts w:hint="eastAsia"/>
        </w:rPr>
        <w:t>直升机与船体气动干扰问题中的地面效应问题进行了研究</w:t>
      </w:r>
      <w:r w:rsidR="00E33665">
        <w:fldChar w:fldCharType="begin"/>
      </w:r>
      <w:r w:rsidR="00840FFD">
        <w:instrText xml:space="preserve"> ADDIN NE.Ref.{A7B94CDB-E1C0-4478-A40A-FCDF3036F994}</w:instrText>
      </w:r>
      <w:r w:rsidR="00E33665">
        <w:fldChar w:fldCharType="separate"/>
      </w:r>
      <w:r w:rsidR="00840FFD">
        <w:rPr>
          <w:color w:val="000000"/>
          <w:kern w:val="0"/>
          <w:szCs w:val="21"/>
          <w:vertAlign w:val="superscript"/>
        </w:rPr>
        <w:t>[71]</w:t>
      </w:r>
      <w:r w:rsidR="00E33665">
        <w:fldChar w:fldCharType="end"/>
      </w:r>
      <w:r w:rsidR="00E33665">
        <w:rPr>
          <w:rFonts w:hint="eastAsia"/>
        </w:rPr>
        <w:t>。</w:t>
      </w:r>
    </w:p>
    <w:p w14:paraId="01D22E41" w14:textId="77777777" w:rsidR="00E33665" w:rsidRDefault="00316741" w:rsidP="009D07A1">
      <w:pPr>
        <w:ind w:firstLine="420"/>
      </w:pPr>
      <w:ins w:id="872" w:author="PVC" w:date="2022-06-28T15:16:00Z">
        <w:r>
          <w:t>1999</w:t>
        </w:r>
        <w:r>
          <w:rPr>
            <w:rFonts w:hint="eastAsia"/>
          </w:rPr>
          <w:t>年，</w:t>
        </w:r>
      </w:ins>
      <w:proofErr w:type="spellStart"/>
      <w:r w:rsidR="00E33665">
        <w:rPr>
          <w:rFonts w:hint="eastAsia"/>
        </w:rPr>
        <w:t>Bogstad</w:t>
      </w:r>
      <w:proofErr w:type="spellEnd"/>
      <w:r w:rsidR="00E33665">
        <w:rPr>
          <w:rFonts w:hint="eastAsia"/>
        </w:rPr>
        <w:t>等</w:t>
      </w:r>
      <w:r w:rsidR="00E33665">
        <w:fldChar w:fldCharType="begin"/>
      </w:r>
      <w:r w:rsidR="00840FFD">
        <w:instrText xml:space="preserve"> ADDIN NE.Ref.{00F7A03E-7A7F-4D40-BD80-1410BF03CE08}</w:instrText>
      </w:r>
      <w:r w:rsidR="00E33665">
        <w:fldChar w:fldCharType="separate"/>
      </w:r>
      <w:r w:rsidR="00840FFD">
        <w:rPr>
          <w:color w:val="000000"/>
          <w:kern w:val="0"/>
          <w:szCs w:val="21"/>
          <w:vertAlign w:val="superscript"/>
        </w:rPr>
        <w:t>[72</w:t>
      </w:r>
      <w:r w:rsidR="00101B78">
        <w:rPr>
          <w:color w:val="000000"/>
          <w:kern w:val="0"/>
          <w:szCs w:val="21"/>
          <w:vertAlign w:val="superscript"/>
        </w:rPr>
        <w:t>-</w:t>
      </w:r>
      <w:r w:rsidR="00840FFD">
        <w:rPr>
          <w:color w:val="000000"/>
          <w:kern w:val="0"/>
          <w:szCs w:val="21"/>
          <w:vertAlign w:val="superscript"/>
        </w:rPr>
        <w:t>73]</w:t>
      </w:r>
      <w:r w:rsidR="00E33665">
        <w:fldChar w:fldCharType="end"/>
      </w:r>
      <w:r w:rsidR="00E33665">
        <w:rPr>
          <w:rFonts w:hint="eastAsia"/>
        </w:rPr>
        <w:t>利用</w:t>
      </w:r>
      <w:ins w:id="873" w:author="PVC" w:date="2022-06-28T15:16:00Z">
        <w:r w:rsidR="00443729">
          <w:rPr>
            <w:rFonts w:hint="eastAsia"/>
          </w:rPr>
          <w:t>基于欧拉方程和非结构网格的</w:t>
        </w:r>
      </w:ins>
      <w:r w:rsidR="00E33665">
        <w:rPr>
          <w:rFonts w:hint="eastAsia"/>
        </w:rPr>
        <w:t>有限元求解器，研究了船体空气尾流，并将得到的数据整合到直升机飞行仿真软件中。</w:t>
      </w:r>
      <w:r w:rsidR="00E33665">
        <w:rPr>
          <w:rFonts w:hint="eastAsia"/>
        </w:rPr>
        <w:t>Zan</w:t>
      </w:r>
      <w:r w:rsidR="00E33665">
        <w:fldChar w:fldCharType="begin"/>
      </w:r>
      <w:r w:rsidR="00840FFD">
        <w:instrText xml:space="preserve"> ADDIN NE.Ref.{35903517-75C6-4EB3-B588-53925F4A3BE6}</w:instrText>
      </w:r>
      <w:r w:rsidR="00E33665">
        <w:fldChar w:fldCharType="separate"/>
      </w:r>
      <w:r w:rsidR="00840FFD">
        <w:rPr>
          <w:color w:val="000000"/>
          <w:kern w:val="0"/>
          <w:szCs w:val="21"/>
          <w:vertAlign w:val="superscript"/>
        </w:rPr>
        <w:t>[74]</w:t>
      </w:r>
      <w:r w:rsidR="00E33665">
        <w:fldChar w:fldCharType="end"/>
      </w:r>
      <w:ins w:id="874" w:author="PVC" w:date="2022-06-28T15:17:00Z">
        <w:r w:rsidR="00EC19FE">
          <w:rPr>
            <w:rFonts w:hint="eastAsia"/>
          </w:rPr>
          <w:t>于</w:t>
        </w:r>
        <w:r w:rsidR="00EC19FE">
          <w:rPr>
            <w:rFonts w:hint="eastAsia"/>
          </w:rPr>
          <w:t>2</w:t>
        </w:r>
        <w:r w:rsidR="00EC19FE">
          <w:t>003</w:t>
        </w:r>
        <w:r w:rsidR="00EC19FE">
          <w:rPr>
            <w:rFonts w:hint="eastAsia"/>
          </w:rPr>
          <w:t>年</w:t>
        </w:r>
      </w:ins>
      <w:r w:rsidR="00E33665">
        <w:rPr>
          <w:rFonts w:hint="eastAsia"/>
        </w:rPr>
        <w:t>对</w:t>
      </w:r>
      <w:commentRangeStart w:id="875"/>
      <w:r w:rsidR="00E33665" w:rsidRPr="00F810CD">
        <w:fldChar w:fldCharType="begin"/>
      </w:r>
      <w:r w:rsidR="00840FFD" w:rsidRPr="00025DAD">
        <w:instrText xml:space="preserve"> ADDIN NE.Ref.{C94E2188-D407-40F5-8E71-A63D5B09359F}</w:instrText>
      </w:r>
      <w:r w:rsidR="00E33665" w:rsidRPr="00F810CD">
        <w:fldChar w:fldCharType="separate"/>
      </w:r>
      <w:r w:rsidR="00840FFD" w:rsidRPr="00025DAD">
        <w:rPr>
          <w:color w:val="000000"/>
          <w:kern w:val="0"/>
          <w:szCs w:val="21"/>
        </w:rPr>
        <w:t>[73]</w:t>
      </w:r>
      <w:r w:rsidR="00E33665" w:rsidRPr="00F810CD">
        <w:fldChar w:fldCharType="end"/>
      </w:r>
      <w:commentRangeEnd w:id="875"/>
      <w:r w:rsidR="00E33665" w:rsidRPr="00B525DE">
        <w:commentReference w:id="875"/>
      </w:r>
      <w:r w:rsidR="00E33665">
        <w:rPr>
          <w:rFonts w:hint="eastAsia"/>
        </w:rPr>
        <w:t>中的一些观点提出了质疑，其认为特殊算例的计算结果与</w:t>
      </w:r>
      <w:ins w:id="876" w:author="PVC" w:date="2022-06-27T16:33:00Z">
        <w:r w:rsidR="001D752A">
          <w:rPr>
            <w:rFonts w:hint="eastAsia"/>
          </w:rPr>
          <w:t>试验</w:t>
        </w:r>
      </w:ins>
      <w:r w:rsidR="00D46910">
        <w:rPr>
          <w:rFonts w:hint="eastAsia"/>
        </w:rPr>
        <w:t>数据进行的对比，并不能证明该方法在更一般的条件下</w:t>
      </w:r>
      <w:r w:rsidR="00E33665">
        <w:rPr>
          <w:rFonts w:hint="eastAsia"/>
        </w:rPr>
        <w:t>仍然有效</w:t>
      </w:r>
      <w:ins w:id="877" w:author="PVC" w:date="2022-06-28T15:18:00Z">
        <w:r w:rsidR="004D5845">
          <w:rPr>
            <w:rFonts w:hint="eastAsia"/>
          </w:rPr>
          <w:t>；</w:t>
        </w:r>
      </w:ins>
      <w:ins w:id="878" w:author="PVC" w:date="2022-06-27T16:33:00Z">
        <w:r w:rsidR="001D752A">
          <w:rPr>
            <w:rFonts w:hint="eastAsia"/>
          </w:rPr>
          <w:t>试验</w:t>
        </w:r>
      </w:ins>
      <w:r w:rsidR="00E33665">
        <w:rPr>
          <w:rFonts w:hint="eastAsia"/>
        </w:rPr>
        <w:t>和基于</w:t>
      </w:r>
      <w:r w:rsidR="004A0971">
        <w:t>NS</w:t>
      </w:r>
      <w:r w:rsidR="004A0971">
        <w:t>方程</w:t>
      </w:r>
      <w:r w:rsidR="00E33665">
        <w:rPr>
          <w:rFonts w:hint="eastAsia"/>
        </w:rPr>
        <w:t>的计算结果都显示，在某些情况下，船体空气尾流是由涡流主导的，并且存在强烈的流动分离现象</w:t>
      </w:r>
      <w:ins w:id="879" w:author="PVC" w:date="2022-06-28T15:18:00Z">
        <w:r w:rsidR="004D5845">
          <w:rPr>
            <w:rFonts w:hint="eastAsia"/>
          </w:rPr>
          <w:t>，</w:t>
        </w:r>
      </w:ins>
      <w:r w:rsidR="00E33665">
        <w:rPr>
          <w:rFonts w:hint="eastAsia"/>
        </w:rPr>
        <w:t>因此</w:t>
      </w:r>
      <w:r w:rsidR="00E33665" w:rsidRPr="00025DAD">
        <w:fldChar w:fldCharType="begin"/>
      </w:r>
      <w:r w:rsidR="00840FFD" w:rsidRPr="00025DAD">
        <w:instrText xml:space="preserve"> ADDIN NE.Ref.{17FDDF3F-0291-4952-8DAD-603C01B455BE}</w:instrText>
      </w:r>
      <w:r w:rsidR="00E33665" w:rsidRPr="00025DAD">
        <w:fldChar w:fldCharType="separate"/>
      </w:r>
      <w:r w:rsidR="00840FFD" w:rsidRPr="00025DAD">
        <w:rPr>
          <w:color w:val="000000"/>
          <w:kern w:val="0"/>
          <w:szCs w:val="21"/>
        </w:rPr>
        <w:t>[73]</w:t>
      </w:r>
      <w:r w:rsidR="00E33665" w:rsidRPr="00025DAD">
        <w:fldChar w:fldCharType="end"/>
      </w:r>
      <w:r w:rsidR="00E33665">
        <w:rPr>
          <w:rFonts w:hint="eastAsia"/>
        </w:rPr>
        <w:t>中基于</w:t>
      </w:r>
      <w:r w:rsidR="00522A4B">
        <w:rPr>
          <w:rFonts w:hint="eastAsia"/>
        </w:rPr>
        <w:t>欧拉</w:t>
      </w:r>
      <w:r w:rsidR="00E33665">
        <w:rPr>
          <w:rFonts w:hint="eastAsia"/>
        </w:rPr>
        <w:t>方程得到的结论并不可靠。</w:t>
      </w:r>
    </w:p>
    <w:p w14:paraId="77452630" w14:textId="77777777" w:rsidR="00E33665" w:rsidRDefault="00CC15CD" w:rsidP="009D07A1">
      <w:pPr>
        <w:ind w:firstLine="420"/>
      </w:pPr>
      <w:ins w:id="880" w:author="PVC" w:date="2022-06-28T15:19:00Z">
        <w:r>
          <w:t>2003</w:t>
        </w:r>
      </w:ins>
      <w:ins w:id="881" w:author="PVC" w:date="2022-06-28T15:20:00Z">
        <w:r w:rsidR="00282A6A" w:rsidRPr="00282A6A">
          <w:rPr>
            <w:rFonts w:hint="eastAsia"/>
          </w:rPr>
          <w:t>~</w:t>
        </w:r>
      </w:ins>
      <w:ins w:id="882" w:author="PVC" w:date="2022-06-28T15:19:00Z">
        <w:r w:rsidR="00282A6A">
          <w:t>2005</w:t>
        </w:r>
        <w:r>
          <w:rPr>
            <w:rFonts w:hint="eastAsia"/>
          </w:rPr>
          <w:t>年，</w:t>
        </w:r>
      </w:ins>
      <w:r w:rsidR="00E33665">
        <w:rPr>
          <w:rFonts w:hint="eastAsia"/>
        </w:rPr>
        <w:t xml:space="preserve">Lee </w:t>
      </w:r>
      <w:r w:rsidR="00E33665">
        <w:rPr>
          <w:rFonts w:hint="eastAsia"/>
        </w:rPr>
        <w:t>等</w:t>
      </w:r>
      <w:r w:rsidR="00E33665">
        <w:fldChar w:fldCharType="begin"/>
      </w:r>
      <w:r w:rsidR="00840FFD">
        <w:instrText xml:space="preserve"> ADDIN NE.Ref.{419EFE4C-33FF-4FFF-9E8B-F2785801900E}</w:instrText>
      </w:r>
      <w:r w:rsidR="00E33665">
        <w:fldChar w:fldCharType="separate"/>
      </w:r>
      <w:r w:rsidR="00840FFD">
        <w:rPr>
          <w:color w:val="000000"/>
          <w:kern w:val="0"/>
          <w:szCs w:val="21"/>
          <w:vertAlign w:val="superscript"/>
        </w:rPr>
        <w:t>[75</w:t>
      </w:r>
      <w:r w:rsidR="00101B78">
        <w:rPr>
          <w:color w:val="000000"/>
          <w:kern w:val="0"/>
          <w:szCs w:val="21"/>
          <w:vertAlign w:val="superscript"/>
        </w:rPr>
        <w:t>-</w:t>
      </w:r>
      <w:r w:rsidR="00840FFD">
        <w:rPr>
          <w:color w:val="000000"/>
          <w:kern w:val="0"/>
          <w:szCs w:val="21"/>
          <w:vertAlign w:val="superscript"/>
        </w:rPr>
        <w:t>76]</w:t>
      </w:r>
      <w:r w:rsidR="00E33665">
        <w:fldChar w:fldCharType="end"/>
      </w:r>
      <w:r w:rsidR="00E33665">
        <w:rPr>
          <w:rFonts w:hint="eastAsia"/>
        </w:rPr>
        <w:t>基于非结构网格，利用无黏</w:t>
      </w:r>
      <w:r w:rsidR="00E33665">
        <w:rPr>
          <w:rFonts w:hint="eastAsia"/>
        </w:rPr>
        <w:t>CFD</w:t>
      </w:r>
      <w:r w:rsidR="00E33665">
        <w:rPr>
          <w:rFonts w:hint="eastAsia"/>
        </w:rPr>
        <w:t>计算得到船体空气尾流，并将其引入到</w:t>
      </w:r>
      <w:r w:rsidR="00E33665">
        <w:rPr>
          <w:rFonts w:hint="eastAsia"/>
        </w:rPr>
        <w:t>GENHEL</w:t>
      </w:r>
      <w:r w:rsidR="00E33665">
        <w:rPr>
          <w:rFonts w:hint="eastAsia"/>
        </w:rPr>
        <w:t>直升机飞行仿真程序中。基于此模型，他们针对特定的直升机着舰和离舰飞行轨迹，设计了最优控制算法。结果表明，船体空气尾流的非定常性对于直升机着舰和离舰操纵具有显著影响，这正是舰载直升机与舰载固定翼飞机明</w:t>
      </w:r>
      <w:ins w:id="883" w:author="PVC" w:date="2022-06-29T16:04:00Z">
        <w:r w:rsidR="00CB0164">
          <w:rPr>
            <w:rFonts w:hint="eastAsia"/>
          </w:rPr>
          <w:t>显</w:t>
        </w:r>
      </w:ins>
      <w:r w:rsidR="00E33665">
        <w:rPr>
          <w:rFonts w:hint="eastAsia"/>
        </w:rPr>
        <w:t>不同的地方。此文中的</w:t>
      </w:r>
      <w:r w:rsidR="00E33665">
        <w:rPr>
          <w:rFonts w:hint="eastAsia"/>
        </w:rPr>
        <w:t>CFD</w:t>
      </w:r>
      <w:r w:rsidR="00E33665">
        <w:rPr>
          <w:rFonts w:hint="eastAsia"/>
        </w:rPr>
        <w:t>计算模型没有考虑空气黏性，因而丢失了一些真实船体空气尾流的特征。在后续研究</w:t>
      </w:r>
      <w:r w:rsidR="00E33665">
        <w:fldChar w:fldCharType="begin"/>
      </w:r>
      <w:r w:rsidR="00840FFD">
        <w:instrText xml:space="preserve"> ADDIN NE.Ref.{FAC7B96E-97F5-4861-B59A-867C5CAFAC40}</w:instrText>
      </w:r>
      <w:r w:rsidR="00E33665">
        <w:fldChar w:fldCharType="separate"/>
      </w:r>
      <w:r w:rsidR="00840FFD">
        <w:rPr>
          <w:color w:val="000000"/>
          <w:kern w:val="0"/>
          <w:szCs w:val="21"/>
          <w:vertAlign w:val="superscript"/>
        </w:rPr>
        <w:t>[77]</w:t>
      </w:r>
      <w:r w:rsidR="00E33665">
        <w:fldChar w:fldCharType="end"/>
      </w:r>
      <w:r w:rsidR="00E33665">
        <w:rPr>
          <w:rFonts w:hint="eastAsia"/>
        </w:rPr>
        <w:t>中，他们引入</w:t>
      </w:r>
      <w:r w:rsidR="00E33665">
        <w:rPr>
          <w:rFonts w:hint="eastAsia"/>
        </w:rPr>
        <w:lastRenderedPageBreak/>
        <w:t>了一种随机船体空气尾流模型，用以提高仿真的效率。该模型可用于优化飞行控制系统，以提高飞行器抗</w:t>
      </w:r>
      <w:ins w:id="884" w:author="PVC" w:date="2022-06-28T16:48:00Z">
        <w:r w:rsidR="00AC5BEC">
          <w:rPr>
            <w:rFonts w:hint="eastAsia"/>
          </w:rPr>
          <w:t>干</w:t>
        </w:r>
      </w:ins>
      <w:r w:rsidR="00E33665">
        <w:rPr>
          <w:rFonts w:hint="eastAsia"/>
        </w:rPr>
        <w:t>扰性能。</w:t>
      </w:r>
    </w:p>
    <w:p w14:paraId="32D6F095" w14:textId="77777777" w:rsidR="00E33665" w:rsidRDefault="00E33665" w:rsidP="009D07A1">
      <w:pPr>
        <w:ind w:firstLine="420"/>
      </w:pPr>
      <w:proofErr w:type="spellStart"/>
      <w:r>
        <w:rPr>
          <w:rFonts w:hint="eastAsia"/>
        </w:rPr>
        <w:t>Hoydonck</w:t>
      </w:r>
      <w:proofErr w:type="spellEnd"/>
      <w:r>
        <w:rPr>
          <w:rFonts w:hint="eastAsia"/>
        </w:rPr>
        <w:t>等</w:t>
      </w:r>
      <w:r>
        <w:fldChar w:fldCharType="begin"/>
      </w:r>
      <w:r w:rsidR="00840FFD">
        <w:instrText xml:space="preserve"> ADDIN NE.Ref.{A9B488C1-E914-4962-97BC-DA688A7EA255}</w:instrText>
      </w:r>
      <w:r>
        <w:fldChar w:fldCharType="separate"/>
      </w:r>
      <w:r w:rsidR="00840FFD">
        <w:rPr>
          <w:color w:val="000000"/>
          <w:kern w:val="0"/>
          <w:szCs w:val="21"/>
          <w:vertAlign w:val="superscript"/>
        </w:rPr>
        <w:t>[78]</w:t>
      </w:r>
      <w:r>
        <w:fldChar w:fldCharType="end"/>
      </w:r>
      <w:ins w:id="885" w:author="PVC" w:date="2022-06-28T15:20:00Z">
        <w:r w:rsidR="00445164">
          <w:rPr>
            <w:rFonts w:hint="eastAsia"/>
          </w:rPr>
          <w:t>于</w:t>
        </w:r>
        <w:r w:rsidR="00445164">
          <w:rPr>
            <w:rFonts w:hint="eastAsia"/>
          </w:rPr>
          <w:t>2</w:t>
        </w:r>
        <w:r w:rsidR="00445164">
          <w:t>006</w:t>
        </w:r>
        <w:r w:rsidR="00445164">
          <w:rPr>
            <w:rFonts w:hint="eastAsia"/>
          </w:rPr>
          <w:t>年</w:t>
        </w:r>
      </w:ins>
      <w:r>
        <w:rPr>
          <w:rFonts w:hint="eastAsia"/>
        </w:rPr>
        <w:t>建立了一种用于模拟直升机着舰操纵的飞行力学模型。旋翼模型采用刚性桨叶，考虑二阶挥舞运动，用叶素法对主旋翼进行建模。旋翼入流采用一种改进的</w:t>
      </w:r>
      <w:r>
        <w:rPr>
          <w:rFonts w:hint="eastAsia"/>
        </w:rPr>
        <w:t xml:space="preserve"> </w:t>
      </w:r>
      <w:r w:rsidRPr="00556D0F">
        <w:t>Pitt</w:t>
      </w:r>
      <w:r w:rsidR="0062462D" w:rsidRPr="00556D0F">
        <w:t>–</w:t>
      </w:r>
      <w:r w:rsidRPr="00556D0F">
        <w:t>Peters</w:t>
      </w:r>
      <w:r>
        <w:rPr>
          <w:rFonts w:hint="eastAsia"/>
        </w:rPr>
        <w:t xml:space="preserve"> </w:t>
      </w:r>
      <w:r>
        <w:rPr>
          <w:rFonts w:hint="eastAsia"/>
        </w:rPr>
        <w:t>动态入流模型进行建模，通过引入四个状态变量来体现尾迹畸变对旋翼入流的影响。利用该模型，他们研究了直升机按预定路径着舰的飞行稳定性和控制问题，但并没有考虑船体空气尾流对旋翼的影响。</w:t>
      </w:r>
    </w:p>
    <w:p w14:paraId="7AD85952" w14:textId="77777777" w:rsidR="00E33665" w:rsidRDefault="00B0208A" w:rsidP="009D07A1">
      <w:pPr>
        <w:ind w:firstLine="420"/>
        <w:rPr>
          <w:ins w:id="886" w:author="PVC" w:date="2022-06-28T15:22:00Z"/>
        </w:rPr>
      </w:pPr>
      <w:ins w:id="887" w:author="PVC" w:date="2022-06-28T15:21:00Z">
        <w:r>
          <w:t>2007</w:t>
        </w:r>
        <w:r>
          <w:rPr>
            <w:rFonts w:hint="eastAsia"/>
          </w:rPr>
          <w:t>年，</w:t>
        </w:r>
      </w:ins>
      <w:proofErr w:type="spellStart"/>
      <w:r w:rsidR="00E33665">
        <w:rPr>
          <w:rFonts w:hint="eastAsia"/>
        </w:rPr>
        <w:t>Akinyanju</w:t>
      </w:r>
      <w:proofErr w:type="spellEnd"/>
      <w:r w:rsidR="00E33665">
        <w:fldChar w:fldCharType="begin"/>
      </w:r>
      <w:r w:rsidR="00840FFD">
        <w:instrText xml:space="preserve"> ADDIN NE.Ref.{6C807B06-1329-401D-80C6-B7E53DEF2005}</w:instrText>
      </w:r>
      <w:r w:rsidR="00E33665">
        <w:fldChar w:fldCharType="separate"/>
      </w:r>
      <w:r w:rsidR="00840FFD">
        <w:rPr>
          <w:color w:val="000000"/>
          <w:kern w:val="0"/>
          <w:szCs w:val="21"/>
          <w:vertAlign w:val="superscript"/>
        </w:rPr>
        <w:t>[79]</w:t>
      </w:r>
      <w:r w:rsidR="00E33665">
        <w:fldChar w:fldCharType="end"/>
      </w:r>
      <w:r w:rsidR="00E33665">
        <w:rPr>
          <w:rFonts w:hint="eastAsia"/>
        </w:rPr>
        <w:t>基于</w:t>
      </w:r>
      <w:r w:rsidR="00E33665">
        <w:rPr>
          <w:rFonts w:hint="eastAsia"/>
        </w:rPr>
        <w:t>FLIGHTLAB</w:t>
      </w:r>
      <w:r w:rsidR="00E33665">
        <w:rPr>
          <w:rFonts w:hint="eastAsia"/>
        </w:rPr>
        <w:t>直升机综合分析软件，对舰载直升机舰面操纵进行了建模和分析，并将仿真结果与</w:t>
      </w:r>
      <w:ins w:id="888" w:author="PVC" w:date="2022-06-27T16:33:00Z">
        <w:r w:rsidR="001D752A">
          <w:rPr>
            <w:rFonts w:hint="eastAsia"/>
          </w:rPr>
          <w:t>试验</w:t>
        </w:r>
      </w:ins>
      <w:r w:rsidR="00E33665">
        <w:rPr>
          <w:rFonts w:hint="eastAsia"/>
        </w:rPr>
        <w:t>数据进行了比较。他们采用叶素法、有限状态尾迹和自由尾迹对旋翼进行建模，基于</w:t>
      </w:r>
      <w:r w:rsidR="00E33665">
        <w:rPr>
          <w:rFonts w:hint="eastAsia"/>
        </w:rPr>
        <w:t>CFD</w:t>
      </w:r>
      <w:r w:rsidR="00E33665">
        <w:rPr>
          <w:rFonts w:hint="eastAsia"/>
        </w:rPr>
        <w:t>对船体空气尾流进行模拟，引入地面涡（</w:t>
      </w:r>
      <w:ins w:id="889" w:author="PVC" w:date="2022-06-28T00:39:00Z">
        <w:r w:rsidR="004F4C7F">
          <w:t>g</w:t>
        </w:r>
      </w:ins>
      <w:r w:rsidR="00E33665">
        <w:rPr>
          <w:rFonts w:hint="eastAsia"/>
        </w:rPr>
        <w:t xml:space="preserve">round </w:t>
      </w:r>
      <w:ins w:id="890" w:author="PVC" w:date="2022-06-28T00:39:00Z">
        <w:r w:rsidR="004F4C7F">
          <w:t>v</w:t>
        </w:r>
      </w:ins>
      <w:r w:rsidR="00E33665">
        <w:rPr>
          <w:rFonts w:hint="eastAsia"/>
        </w:rPr>
        <w:t>ortex</w:t>
      </w:r>
      <w:r w:rsidR="00E33665">
        <w:rPr>
          <w:rFonts w:hint="eastAsia"/>
        </w:rPr>
        <w:t>）模拟甲板和海面引起的地面效应。计算结果表明，船的航行速度、航向、旋翼转速、海况对直升机的舰面操纵具有显著影响，并且得到了</w:t>
      </w:r>
      <w:ins w:id="891" w:author="PVC" w:date="2022-06-27T16:33:00Z">
        <w:r w:rsidR="001D752A">
          <w:rPr>
            <w:rFonts w:hint="eastAsia"/>
          </w:rPr>
          <w:t>试验</w:t>
        </w:r>
      </w:ins>
      <w:r w:rsidR="00E33665">
        <w:rPr>
          <w:rFonts w:hint="eastAsia"/>
        </w:rPr>
        <w:t>数据的验证。但此文中的建模工作过于依赖</w:t>
      </w:r>
      <w:ins w:id="892" w:author="PVC" w:date="2022-06-29T12:57:00Z">
        <w:r w:rsidR="008B5D20">
          <w:rPr>
            <w:rFonts w:hint="eastAsia"/>
          </w:rPr>
          <w:t>该</w:t>
        </w:r>
      </w:ins>
      <w:r w:rsidR="00E33665">
        <w:rPr>
          <w:rFonts w:hint="eastAsia"/>
        </w:rPr>
        <w:t>软件提供的功能，因而不具有一般性，也不易引入更精细的</w:t>
      </w:r>
      <w:ins w:id="893" w:author="PVC" w:date="2022-06-29T12:57:00Z">
        <w:r w:rsidR="0084650B">
          <w:rPr>
            <w:rFonts w:hint="eastAsia"/>
          </w:rPr>
          <w:t>空气动力学或结构动力学</w:t>
        </w:r>
      </w:ins>
      <w:r w:rsidR="00E33665">
        <w:rPr>
          <w:rFonts w:hint="eastAsia"/>
        </w:rPr>
        <w:t>模型。</w:t>
      </w:r>
    </w:p>
    <w:p w14:paraId="58E78CC8" w14:textId="77777777" w:rsidR="008B7BEE" w:rsidRDefault="008B7BEE" w:rsidP="009D07A1">
      <w:pPr>
        <w:ind w:firstLine="420"/>
      </w:pPr>
      <w:ins w:id="894" w:author="PVC" w:date="2022-06-28T15:22:00Z">
        <w:r>
          <w:t>2012</w:t>
        </w:r>
        <w:r>
          <w:rPr>
            <w:rFonts w:hint="eastAsia"/>
          </w:rPr>
          <w:t>年，</w:t>
        </w:r>
        <w:r>
          <w:rPr>
            <w:rFonts w:hint="eastAsia"/>
          </w:rPr>
          <w:t>Forrest</w:t>
        </w:r>
        <w:r>
          <w:rPr>
            <w:rFonts w:hint="eastAsia"/>
          </w:rPr>
          <w:t>等</w:t>
        </w:r>
        <w:r>
          <w:fldChar w:fldCharType="begin"/>
        </w:r>
      </w:ins>
      <w:r w:rsidR="00840FFD">
        <w:instrText xml:space="preserve"> ADDIN NE.Ref.{D247573C-1C1E-47FC-B779-86325F81A485}</w:instrText>
      </w:r>
      <w:ins w:id="895" w:author="PVC" w:date="2022-06-28T15:22:00Z">
        <w:r>
          <w:fldChar w:fldCharType="separate"/>
        </w:r>
      </w:ins>
      <w:r w:rsidR="00840FFD">
        <w:rPr>
          <w:color w:val="000000"/>
          <w:kern w:val="0"/>
          <w:szCs w:val="21"/>
          <w:vertAlign w:val="superscript"/>
        </w:rPr>
        <w:t>[80]</w:t>
      </w:r>
      <w:ins w:id="896" w:author="PVC" w:date="2022-06-28T15:22:00Z">
        <w:r>
          <w:fldChar w:fldCharType="end"/>
        </w:r>
        <w:r>
          <w:rPr>
            <w:rFonts w:hint="eastAsia"/>
          </w:rPr>
          <w:t>将非定常</w:t>
        </w:r>
        <w:r>
          <w:rPr>
            <w:rFonts w:hint="eastAsia"/>
          </w:rPr>
          <w:t>CFD</w:t>
        </w:r>
        <w:r>
          <w:rPr>
            <w:rFonts w:hint="eastAsia"/>
          </w:rPr>
          <w:t>计算所得的船体空气尾流数据引入到直升机飞行模拟器中，得到了一个比较接近真实情况的飞行仿真环境。一些直升机着舰过程中真实存在的现象，在该仿真模型中得到了体现。通过飞行员的主观评价以及其他客观指标，验证了该模型的有效性，也验证了将船体空气尾流</w:t>
        </w:r>
        <w:r>
          <w:rPr>
            <w:rFonts w:hint="eastAsia"/>
          </w:rPr>
          <w:t>CFD</w:t>
        </w:r>
        <w:r>
          <w:rPr>
            <w:rFonts w:hint="eastAsia"/>
          </w:rPr>
          <w:t>计算结果引入飞行仿真的可行性。尽管该方法只考虑了船体空气尾流对旋翼尾迹的影响，但仍可应用于舰载直升机飞行员的日常训练。</w:t>
        </w:r>
      </w:ins>
    </w:p>
    <w:p w14:paraId="4610C75F" w14:textId="77777777" w:rsidR="00E33665" w:rsidRDefault="00A72DA1" w:rsidP="008E047A">
      <w:pPr>
        <w:pStyle w:val="3"/>
        <w:numPr>
          <w:ilvl w:val="1"/>
          <w:numId w:val="3"/>
        </w:numPr>
        <w:spacing w:beforeLines="50" w:before="156" w:afterLines="50" w:after="156" w:line="240" w:lineRule="auto"/>
        <w:jc w:val="left"/>
      </w:pPr>
      <w:r>
        <w:rPr>
          <w:rFonts w:hint="eastAsia"/>
        </w:rPr>
        <w:t>导航与飞控</w:t>
      </w:r>
    </w:p>
    <w:p w14:paraId="0CBD64E0" w14:textId="77777777" w:rsidR="00E33665" w:rsidRDefault="00783E53" w:rsidP="009D07A1">
      <w:pPr>
        <w:ind w:firstLine="420"/>
      </w:pPr>
      <w:ins w:id="897" w:author="PVC" w:date="2022-06-28T15:23:00Z">
        <w:r>
          <w:t>1991</w:t>
        </w:r>
        <w:r>
          <w:rPr>
            <w:rFonts w:hint="eastAsia"/>
          </w:rPr>
          <w:t>年，</w:t>
        </w:r>
      </w:ins>
      <w:proofErr w:type="spellStart"/>
      <w:r w:rsidR="00E33665">
        <w:rPr>
          <w:rFonts w:hint="eastAsia"/>
        </w:rPr>
        <w:t>Negrin</w:t>
      </w:r>
      <w:proofErr w:type="spellEnd"/>
      <w:r w:rsidR="00E33665">
        <w:rPr>
          <w:rFonts w:hint="eastAsia"/>
        </w:rPr>
        <w:t>等</w:t>
      </w:r>
      <w:r w:rsidR="00E33665">
        <w:fldChar w:fldCharType="begin"/>
      </w:r>
      <w:r w:rsidR="00840FFD">
        <w:instrText xml:space="preserve"> ADDIN NE.Ref.{72949C89-06D4-4ACB-AEC7-316ED446CA06}</w:instrText>
      </w:r>
      <w:r w:rsidR="00E33665">
        <w:fldChar w:fldCharType="separate"/>
      </w:r>
      <w:r w:rsidR="00840FFD">
        <w:rPr>
          <w:color w:val="000000"/>
          <w:kern w:val="0"/>
          <w:szCs w:val="21"/>
          <w:vertAlign w:val="superscript"/>
        </w:rPr>
        <w:t>[8</w:t>
      </w:r>
      <w:r w:rsidR="00D23F0C">
        <w:rPr>
          <w:color w:val="000000"/>
          <w:kern w:val="0"/>
          <w:szCs w:val="21"/>
          <w:vertAlign w:val="superscript"/>
        </w:rPr>
        <w:t>1</w:t>
      </w:r>
      <w:r w:rsidR="00840FFD">
        <w:rPr>
          <w:color w:val="000000"/>
          <w:kern w:val="0"/>
          <w:szCs w:val="21"/>
          <w:vertAlign w:val="superscript"/>
        </w:rPr>
        <w:t>]</w:t>
      </w:r>
      <w:r w:rsidR="00E33665">
        <w:fldChar w:fldCharType="end"/>
      </w:r>
      <w:r w:rsidR="00E33665">
        <w:rPr>
          <w:rFonts w:hint="eastAsia"/>
        </w:rPr>
        <w:t>介绍了一种用于手动执行直升机在移动甲板上方低空悬停任务的叠加显示技术。分析和</w:t>
      </w:r>
      <w:ins w:id="898" w:author="PVC" w:date="2022-06-27T16:33:00Z">
        <w:r w:rsidR="001D752A">
          <w:rPr>
            <w:rFonts w:hint="eastAsia"/>
          </w:rPr>
          <w:t>试验</w:t>
        </w:r>
      </w:ins>
      <w:r w:rsidR="00E33665">
        <w:rPr>
          <w:rFonts w:hint="eastAsia"/>
        </w:rPr>
        <w:t>结果表明，将惯性参考系中的位置信息提供给飞行员，有助于提高直升机在移动甲板上方执行悬</w:t>
      </w:r>
      <w:r w:rsidR="00E33665">
        <w:rPr>
          <w:rFonts w:hint="eastAsia"/>
        </w:rPr>
        <w:t>停任务的质量。</w:t>
      </w:r>
      <w:ins w:id="899" w:author="PVC" w:date="2022-06-29T01:42:00Z">
        <w:r w:rsidR="003F69B5">
          <w:rPr>
            <w:rFonts w:hint="eastAsia"/>
          </w:rPr>
          <w:t>该研究</w:t>
        </w:r>
      </w:ins>
      <w:ins w:id="900" w:author="PVC" w:date="2022-06-29T01:29:00Z">
        <w:r w:rsidR="00847952">
          <w:rPr>
            <w:rFonts w:hint="eastAsia"/>
          </w:rPr>
          <w:t>以</w:t>
        </w:r>
      </w:ins>
      <w:ins w:id="901" w:author="PVC" w:date="2022-06-29T01:27:00Z">
        <w:r w:rsidR="0071094F">
          <w:rPr>
            <w:rFonts w:hint="eastAsia"/>
          </w:rPr>
          <w:t>线化</w:t>
        </w:r>
      </w:ins>
      <w:ins w:id="902" w:author="PVC" w:date="2022-06-29T01:32:00Z">
        <w:r w:rsidR="00174123">
          <w:rPr>
            <w:rFonts w:hint="eastAsia"/>
          </w:rPr>
          <w:t>方程</w:t>
        </w:r>
      </w:ins>
      <w:ins w:id="903" w:author="PVC" w:date="2022-06-29T01:50:00Z">
        <w:r w:rsidR="002144F1">
          <w:rPr>
            <w:rFonts w:hint="eastAsia"/>
          </w:rPr>
          <w:t>表示</w:t>
        </w:r>
      </w:ins>
      <w:ins w:id="904" w:author="PVC" w:date="2022-06-29T01:32:00Z">
        <w:r w:rsidR="00174123">
          <w:rPr>
            <w:rFonts w:hint="eastAsia"/>
          </w:rPr>
          <w:t>直升机运动</w:t>
        </w:r>
      </w:ins>
      <w:ins w:id="905" w:author="PVC" w:date="2022-06-29T01:27:00Z">
        <w:r w:rsidR="0071094F">
          <w:rPr>
            <w:rFonts w:hint="eastAsia"/>
          </w:rPr>
          <w:t>，以</w:t>
        </w:r>
      </w:ins>
      <w:ins w:id="906" w:author="PVC" w:date="2022-06-29T01:28:00Z">
        <w:r w:rsidR="0071094F">
          <w:rPr>
            <w:rFonts w:hint="eastAsia"/>
          </w:rPr>
          <w:t>马尔可夫过程模拟</w:t>
        </w:r>
      </w:ins>
      <w:ins w:id="907" w:author="PVC" w:date="2022-06-29T01:29:00Z">
        <w:r w:rsidR="00847952">
          <w:rPr>
            <w:rFonts w:hint="eastAsia"/>
          </w:rPr>
          <w:t>大气扰动</w:t>
        </w:r>
      </w:ins>
      <w:ins w:id="908" w:author="PVC" w:date="2022-06-29T01:30:00Z">
        <w:r w:rsidR="00847952">
          <w:rPr>
            <w:rFonts w:hint="eastAsia"/>
          </w:rPr>
          <w:t>，</w:t>
        </w:r>
      </w:ins>
      <w:ins w:id="909" w:author="PVC" w:date="2022-06-29T01:33:00Z">
        <w:r w:rsidR="00A143F1">
          <w:rPr>
            <w:rFonts w:hint="eastAsia"/>
          </w:rPr>
          <w:t>因此</w:t>
        </w:r>
      </w:ins>
      <w:ins w:id="910" w:author="PVC" w:date="2022-06-29T01:31:00Z">
        <w:r w:rsidR="00962117">
          <w:rPr>
            <w:rFonts w:hint="eastAsia"/>
          </w:rPr>
          <w:t>并没有</w:t>
        </w:r>
      </w:ins>
      <w:ins w:id="911" w:author="PVC" w:date="2022-06-29T01:54:00Z">
        <w:r w:rsidR="00F40413">
          <w:rPr>
            <w:rFonts w:hint="eastAsia"/>
          </w:rPr>
          <w:t>将空气动力学的</w:t>
        </w:r>
      </w:ins>
      <w:ins w:id="912" w:author="PVC" w:date="2022-06-29T01:31:00Z">
        <w:r w:rsidR="00962117">
          <w:rPr>
            <w:rFonts w:hint="eastAsia"/>
          </w:rPr>
          <w:t>研究成果</w:t>
        </w:r>
      </w:ins>
      <w:ins w:id="913" w:author="PVC" w:date="2022-06-29T01:54:00Z">
        <w:r w:rsidR="00F40413">
          <w:rPr>
            <w:rFonts w:hint="eastAsia"/>
          </w:rPr>
          <w:t>引入其中</w:t>
        </w:r>
      </w:ins>
      <w:ins w:id="914" w:author="PVC" w:date="2022-06-29T01:27:00Z">
        <w:r w:rsidR="0071094F">
          <w:rPr>
            <w:rFonts w:hint="eastAsia"/>
          </w:rPr>
          <w:t>。</w:t>
        </w:r>
      </w:ins>
    </w:p>
    <w:p w14:paraId="58D3A54A" w14:textId="77777777" w:rsidR="00E33665" w:rsidRDefault="007206B1" w:rsidP="009D07A1">
      <w:pPr>
        <w:ind w:firstLine="420"/>
        <w:rPr>
          <w:ins w:id="915" w:author="PVC" w:date="2022-06-28T15:24:00Z"/>
        </w:rPr>
      </w:pPr>
      <w:ins w:id="916" w:author="PVC" w:date="2022-06-28T15:23:00Z">
        <w:r>
          <w:t>2005</w:t>
        </w:r>
        <w:r>
          <w:rPr>
            <w:rFonts w:hint="eastAsia"/>
          </w:rPr>
          <w:t>年，</w:t>
        </w:r>
      </w:ins>
      <w:r w:rsidR="00E33665">
        <w:rPr>
          <w:rFonts w:hint="eastAsia"/>
        </w:rPr>
        <w:t>Hess</w:t>
      </w:r>
      <w:r w:rsidR="00E33665">
        <w:fldChar w:fldCharType="begin"/>
      </w:r>
      <w:r w:rsidR="00840FFD">
        <w:instrText xml:space="preserve"> ADDIN NE.Ref.{60678896-05BE-4817-A518-DFE6056B1164}</w:instrText>
      </w:r>
      <w:r w:rsidR="00E33665">
        <w:fldChar w:fldCharType="separate"/>
      </w:r>
      <w:r w:rsidR="00840FFD">
        <w:rPr>
          <w:color w:val="000000"/>
          <w:kern w:val="0"/>
          <w:szCs w:val="21"/>
          <w:vertAlign w:val="superscript"/>
        </w:rPr>
        <w:t>[8</w:t>
      </w:r>
      <w:r w:rsidR="000F0095">
        <w:rPr>
          <w:color w:val="000000"/>
          <w:kern w:val="0"/>
          <w:szCs w:val="21"/>
          <w:vertAlign w:val="superscript"/>
        </w:rPr>
        <w:t>2</w:t>
      </w:r>
      <w:r w:rsidR="00840FFD">
        <w:rPr>
          <w:color w:val="000000"/>
          <w:kern w:val="0"/>
          <w:szCs w:val="21"/>
          <w:vertAlign w:val="superscript"/>
        </w:rPr>
        <w:t>]</w:t>
      </w:r>
      <w:r w:rsidR="00E33665">
        <w:fldChar w:fldCharType="end"/>
      </w:r>
      <w:r w:rsidR="00E33665">
        <w:rPr>
          <w:rFonts w:hint="eastAsia"/>
        </w:rPr>
        <w:t>基于简化的船体运动和直升机飞行动力学模型，提出了一种适用于直升机全包线飞行控制系统设计的方法，并将该方法应用于直升机在高速航行的船只甲板附近执行位置保持任务。</w:t>
      </w:r>
      <w:ins w:id="917" w:author="PVC" w:date="2022-06-29T01:44:00Z">
        <w:r w:rsidR="00424E5B">
          <w:rPr>
            <w:rFonts w:hint="eastAsia"/>
          </w:rPr>
          <w:t>该模型</w:t>
        </w:r>
      </w:ins>
      <w:ins w:id="918" w:author="PVC" w:date="2022-06-29T01:48:00Z">
        <w:r w:rsidR="00837302">
          <w:rPr>
            <w:rFonts w:hint="eastAsia"/>
          </w:rPr>
          <w:t>将大气扰动的影响</w:t>
        </w:r>
      </w:ins>
      <w:ins w:id="919" w:author="PVC" w:date="2022-06-29T01:49:00Z">
        <w:r w:rsidR="00837302">
          <w:rPr>
            <w:rFonts w:hint="eastAsia"/>
          </w:rPr>
          <w:t>表示为</w:t>
        </w:r>
      </w:ins>
      <w:ins w:id="920" w:author="PVC" w:date="2022-06-29T01:45:00Z">
        <w:r w:rsidR="0081105F">
          <w:rPr>
            <w:rFonts w:hint="eastAsia"/>
          </w:rPr>
          <w:t>传递函数</w:t>
        </w:r>
      </w:ins>
      <w:ins w:id="921" w:author="PVC" w:date="2022-06-29T01:42:00Z">
        <w:r w:rsidR="003F69B5">
          <w:rPr>
            <w:rFonts w:hint="eastAsia"/>
          </w:rPr>
          <w:t>，</w:t>
        </w:r>
      </w:ins>
      <w:ins w:id="922" w:author="PVC" w:date="2022-06-29T01:49:00Z">
        <w:r w:rsidR="00837302">
          <w:rPr>
            <w:rFonts w:hint="eastAsia"/>
          </w:rPr>
          <w:t>后者</w:t>
        </w:r>
      </w:ins>
      <w:ins w:id="923" w:author="PVC" w:date="2022-06-29T01:41:00Z">
        <w:r w:rsidR="00566436">
          <w:rPr>
            <w:rFonts w:hint="eastAsia"/>
          </w:rPr>
          <w:t>基于</w:t>
        </w:r>
        <w:r w:rsidR="00566436">
          <w:rPr>
            <w:rFonts w:hint="eastAsia"/>
          </w:rPr>
          <w:t>UH-60</w:t>
        </w:r>
      </w:ins>
      <w:ins w:id="924" w:author="PVC" w:date="2022-06-29T01:42:00Z">
        <w:r w:rsidR="00566436">
          <w:rPr>
            <w:rFonts w:hint="eastAsia"/>
          </w:rPr>
          <w:t>直升机的</w:t>
        </w:r>
      </w:ins>
      <w:ins w:id="925" w:author="PVC" w:date="2022-06-29T01:41:00Z">
        <w:r w:rsidR="00566436">
          <w:rPr>
            <w:rFonts w:hint="eastAsia"/>
          </w:rPr>
          <w:t>飞行试验</w:t>
        </w:r>
      </w:ins>
      <w:ins w:id="926" w:author="PVC" w:date="2022-06-29T01:42:00Z">
        <w:r w:rsidR="00566436">
          <w:rPr>
            <w:rFonts w:hint="eastAsia"/>
          </w:rPr>
          <w:t>数据</w:t>
        </w:r>
      </w:ins>
      <w:ins w:id="927" w:author="PVC" w:date="2022-06-29T01:48:00Z">
        <w:r w:rsidR="00300F2F">
          <w:rPr>
            <w:rFonts w:hint="eastAsia"/>
          </w:rPr>
          <w:t>而获得</w:t>
        </w:r>
      </w:ins>
      <w:ins w:id="928" w:author="PVC" w:date="2022-06-29T01:42:00Z">
        <w:r w:rsidR="00566436">
          <w:rPr>
            <w:rFonts w:hint="eastAsia"/>
          </w:rPr>
          <w:t>，</w:t>
        </w:r>
      </w:ins>
      <w:ins w:id="929" w:author="PVC" w:date="2022-06-29T01:47:00Z">
        <w:r w:rsidR="00460FA1">
          <w:rPr>
            <w:rFonts w:hint="eastAsia"/>
          </w:rPr>
          <w:t>因此</w:t>
        </w:r>
        <w:r w:rsidR="00135F63">
          <w:rPr>
            <w:rFonts w:hint="eastAsia"/>
          </w:rPr>
          <w:t>间接</w:t>
        </w:r>
      </w:ins>
      <w:ins w:id="930" w:author="PVC" w:date="2022-06-29T01:42:00Z">
        <w:r w:rsidR="005C4CA0">
          <w:rPr>
            <w:rFonts w:hint="eastAsia"/>
          </w:rPr>
          <w:t>利用了</w:t>
        </w:r>
      </w:ins>
      <w:ins w:id="931" w:author="PVC" w:date="2022-06-29T01:54:00Z">
        <w:r w:rsidR="00600C2A">
          <w:rPr>
            <w:rFonts w:hint="eastAsia"/>
          </w:rPr>
          <w:t>气动</w:t>
        </w:r>
      </w:ins>
      <w:ins w:id="932" w:author="PVC" w:date="2022-06-29T01:42:00Z">
        <w:r w:rsidR="00566436">
          <w:rPr>
            <w:rFonts w:hint="eastAsia"/>
          </w:rPr>
          <w:t>试验</w:t>
        </w:r>
        <w:r w:rsidR="005C4CA0">
          <w:rPr>
            <w:rFonts w:hint="eastAsia"/>
          </w:rPr>
          <w:t>研究的成果</w:t>
        </w:r>
        <w:r w:rsidR="00566436">
          <w:rPr>
            <w:rFonts w:hint="eastAsia"/>
          </w:rPr>
          <w:t>。</w:t>
        </w:r>
      </w:ins>
    </w:p>
    <w:p w14:paraId="4A78DF66" w14:textId="77777777" w:rsidR="003A3348" w:rsidRPr="003A3348" w:rsidRDefault="00BE1EDF" w:rsidP="009D07A1">
      <w:pPr>
        <w:ind w:firstLine="420"/>
      </w:pPr>
      <w:ins w:id="933" w:author="PVC" w:date="2022-06-28T15:24:00Z">
        <w:r>
          <w:t>2014</w:t>
        </w:r>
        <w:r>
          <w:rPr>
            <w:rFonts w:hint="eastAsia"/>
          </w:rPr>
          <w:t>年，</w:t>
        </w:r>
        <w:r>
          <w:rPr>
            <w:rFonts w:hint="eastAsia"/>
          </w:rPr>
          <w:t>Ngo</w:t>
        </w:r>
        <w:r>
          <w:rPr>
            <w:rFonts w:hint="eastAsia"/>
          </w:rPr>
          <w:t>和</w:t>
        </w:r>
        <w:r>
          <w:rPr>
            <w:rFonts w:hint="eastAsia"/>
          </w:rPr>
          <w:t>Sultan</w:t>
        </w:r>
        <w:r>
          <w:fldChar w:fldCharType="begin"/>
        </w:r>
      </w:ins>
      <w:r w:rsidR="00840FFD">
        <w:instrText xml:space="preserve"> ADDIN NE.Ref.{01C932BD-86F7-44BB-9722-2C103F89DA40}</w:instrText>
      </w:r>
      <w:ins w:id="934" w:author="PVC" w:date="2022-06-28T15:24:00Z">
        <w:r>
          <w:fldChar w:fldCharType="separate"/>
        </w:r>
      </w:ins>
      <w:r w:rsidR="00840FFD">
        <w:rPr>
          <w:color w:val="000000"/>
          <w:kern w:val="0"/>
          <w:szCs w:val="21"/>
          <w:vertAlign w:val="superscript"/>
        </w:rPr>
        <w:t>[8</w:t>
      </w:r>
      <w:r w:rsidR="000F0095">
        <w:rPr>
          <w:color w:val="000000"/>
          <w:kern w:val="0"/>
          <w:szCs w:val="21"/>
          <w:vertAlign w:val="superscript"/>
        </w:rPr>
        <w:t>3</w:t>
      </w:r>
      <w:r w:rsidR="00840FFD">
        <w:rPr>
          <w:color w:val="000000"/>
          <w:kern w:val="0"/>
          <w:szCs w:val="21"/>
          <w:vertAlign w:val="superscript"/>
        </w:rPr>
        <w:t>]</w:t>
      </w:r>
      <w:ins w:id="935" w:author="PVC" w:date="2022-06-28T15:24:00Z">
        <w:r>
          <w:fldChar w:fldCharType="end"/>
        </w:r>
        <w:r>
          <w:rPr>
            <w:rFonts w:hint="eastAsia"/>
          </w:rPr>
          <w:t>建立了一种用于着舰操纵的面向控制系统设计的非线性直升机飞行力学模型。该模型具有隐式常微分方程的形式，其结果与基于悬停和前飞状态线化模型的结果吻合较好。此外，他们用一种简单的船体运动模型来模拟海面不规则运动对船体的影响。基于以上直升机模型和船体模型，他们利用模型预测控制（</w:t>
        </w:r>
        <w:r>
          <w:t>m</w:t>
        </w:r>
        <w:r>
          <w:rPr>
            <w:rFonts w:hint="eastAsia"/>
          </w:rPr>
          <w:t>odel predictive control, MPC</w:t>
        </w:r>
        <w:r>
          <w:rPr>
            <w:rFonts w:hint="eastAsia"/>
          </w:rPr>
          <w:t>）方法，设计了一种能够完成自主着舰任务的控制系统。从工程实践角度看，该模型具有一定的应用价值，但</w:t>
        </w:r>
      </w:ins>
      <w:ins w:id="936" w:author="PVC" w:date="2022-06-29T01:50:00Z">
        <w:r w:rsidR="00C35DEF">
          <w:rPr>
            <w:rFonts w:hint="eastAsia"/>
          </w:rPr>
          <w:t>其</w:t>
        </w:r>
      </w:ins>
      <w:ins w:id="937" w:author="PVC" w:date="2022-06-28T15:24:00Z">
        <w:r>
          <w:rPr>
            <w:rFonts w:hint="eastAsia"/>
          </w:rPr>
          <w:t>所用的</w:t>
        </w:r>
        <w:r w:rsidRPr="00556D0F">
          <w:t>Pitt–Peters</w:t>
        </w:r>
        <w:r>
          <w:rPr>
            <w:rFonts w:hint="eastAsia"/>
          </w:rPr>
          <w:t>入流模型，并</w:t>
        </w:r>
      </w:ins>
      <w:ins w:id="938" w:author="PVC" w:date="2022-06-29T12:52:00Z">
        <w:r w:rsidR="005625ED">
          <w:rPr>
            <w:rFonts w:hint="eastAsia"/>
          </w:rPr>
          <w:t>没有考虑</w:t>
        </w:r>
      </w:ins>
      <w:ins w:id="939" w:author="PVC" w:date="2022-06-28T15:24:00Z">
        <w:r>
          <w:rPr>
            <w:rFonts w:hint="eastAsia"/>
          </w:rPr>
          <w:t>旋翼与船体</w:t>
        </w:r>
      </w:ins>
      <w:ins w:id="940" w:author="PVC" w:date="2022-06-29T12:52:00Z">
        <w:r w:rsidR="005625ED">
          <w:rPr>
            <w:rFonts w:hint="eastAsia"/>
          </w:rPr>
          <w:t>之间</w:t>
        </w:r>
      </w:ins>
      <w:ins w:id="941" w:author="PVC" w:date="2022-06-29T12:51:00Z">
        <w:r w:rsidR="00FA3CB1">
          <w:rPr>
            <w:rFonts w:hint="eastAsia"/>
          </w:rPr>
          <w:t>的气动干扰</w:t>
        </w:r>
      </w:ins>
      <w:ins w:id="942" w:author="PVC" w:date="2022-06-28T15:24:00Z">
        <w:r>
          <w:rPr>
            <w:rFonts w:hint="eastAsia"/>
          </w:rPr>
          <w:t>。</w:t>
        </w:r>
      </w:ins>
    </w:p>
    <w:p w14:paraId="1A1F2BE4" w14:textId="77777777" w:rsidR="00E33665" w:rsidRDefault="00E33665" w:rsidP="008E047A">
      <w:pPr>
        <w:pStyle w:val="1"/>
        <w:keepNext w:val="0"/>
        <w:keepLines w:val="0"/>
        <w:numPr>
          <w:ilvl w:val="0"/>
          <w:numId w:val="3"/>
        </w:numPr>
        <w:spacing w:beforeLines="50" w:before="156" w:afterLines="50" w:after="156" w:line="240" w:lineRule="auto"/>
        <w:ind w:firstLineChars="0"/>
        <w:rPr>
          <w:color w:val="0000FF"/>
          <w:szCs w:val="24"/>
        </w:rPr>
      </w:pPr>
      <w:r>
        <w:rPr>
          <w:rFonts w:hint="eastAsia"/>
          <w:szCs w:val="24"/>
        </w:rPr>
        <w:t>结论</w:t>
      </w:r>
    </w:p>
    <w:p w14:paraId="38E38985" w14:textId="77777777" w:rsidR="00DC2D06" w:rsidRDefault="00E33665" w:rsidP="009D07A1">
      <w:pPr>
        <w:ind w:firstLine="420"/>
        <w:rPr>
          <w:ins w:id="943" w:author="PVC" w:date="2022-06-29T13:36:00Z"/>
        </w:rPr>
      </w:pPr>
      <w:r>
        <w:rPr>
          <w:rFonts w:hint="eastAsia"/>
        </w:rPr>
        <w:t>本文对舰载直升机空气动力学的研究现状进行了综述，并对与舰载直升机相关的一些应用问题作了简要介绍。</w:t>
      </w:r>
    </w:p>
    <w:p w14:paraId="0C1F75EE" w14:textId="77777777" w:rsidR="00E33665" w:rsidRDefault="00E33665" w:rsidP="00CA1A63">
      <w:pPr>
        <w:ind w:firstLine="420"/>
      </w:pPr>
      <w:r>
        <w:rPr>
          <w:rFonts w:hint="eastAsia"/>
        </w:rPr>
        <w:t>舰载直升机空气动力学的研究</w:t>
      </w:r>
      <w:ins w:id="944" w:author="PVC" w:date="2022-06-29T13:36:00Z">
        <w:r w:rsidR="00DC2D06">
          <w:rPr>
            <w:rFonts w:hint="eastAsia"/>
          </w:rPr>
          <w:t>内容</w:t>
        </w:r>
      </w:ins>
      <w:r>
        <w:rPr>
          <w:rFonts w:hint="eastAsia"/>
        </w:rPr>
        <w:t>，既包</w:t>
      </w:r>
      <w:ins w:id="945" w:author="PVC" w:date="2022-06-29T13:40:00Z">
        <w:r w:rsidR="00752D73">
          <w:rPr>
            <w:rFonts w:hint="eastAsia"/>
          </w:rPr>
          <w:t>括</w:t>
        </w:r>
      </w:ins>
      <w:r>
        <w:rPr>
          <w:rFonts w:hint="eastAsia"/>
        </w:rPr>
        <w:t>所有直升机的</w:t>
      </w:r>
      <w:ins w:id="946" w:author="PVC" w:date="2022-06-29T13:40:00Z">
        <w:r w:rsidR="00986ED4">
          <w:rPr>
            <w:rFonts w:hint="eastAsia"/>
          </w:rPr>
          <w:t>共性</w:t>
        </w:r>
      </w:ins>
      <w:r>
        <w:rPr>
          <w:rFonts w:hint="eastAsia"/>
        </w:rPr>
        <w:t>问题，也</w:t>
      </w:r>
      <w:ins w:id="947" w:author="PVC" w:date="2022-06-29T13:39:00Z">
        <w:r w:rsidR="00015EE5">
          <w:rPr>
            <w:rFonts w:hint="eastAsia"/>
          </w:rPr>
          <w:t>包括</w:t>
        </w:r>
      </w:ins>
      <w:ins w:id="948" w:author="PVC" w:date="2022-06-29T13:40:00Z">
        <w:r w:rsidR="00701373">
          <w:rPr>
            <w:rFonts w:hint="eastAsia"/>
          </w:rPr>
          <w:t>海上作业带来的特殊</w:t>
        </w:r>
      </w:ins>
      <w:r>
        <w:rPr>
          <w:rFonts w:hint="eastAsia"/>
        </w:rPr>
        <w:t>问题。</w:t>
      </w:r>
      <w:ins w:id="949" w:author="PVC" w:date="2022-06-29T13:35:00Z">
        <w:r w:rsidR="00DC2D06">
          <w:rPr>
            <w:rFonts w:hint="eastAsia"/>
          </w:rPr>
          <w:t>对</w:t>
        </w:r>
      </w:ins>
      <w:ins w:id="950" w:author="PVC" w:date="2022-06-29T13:40:00Z">
        <w:r w:rsidR="00986ED4">
          <w:rPr>
            <w:rFonts w:hint="eastAsia"/>
          </w:rPr>
          <w:t>共</w:t>
        </w:r>
      </w:ins>
      <w:ins w:id="951" w:author="PVC" w:date="2022-06-29T13:35:00Z">
        <w:r w:rsidR="00DC2D06">
          <w:rPr>
            <w:rFonts w:hint="eastAsia"/>
          </w:rPr>
          <w:t>性问题</w:t>
        </w:r>
      </w:ins>
      <w:ins w:id="952" w:author="PVC" w:date="2022-06-29T13:40:00Z">
        <w:r w:rsidR="001F62E1">
          <w:rPr>
            <w:rFonts w:hint="eastAsia"/>
          </w:rPr>
          <w:t>的</w:t>
        </w:r>
      </w:ins>
      <w:ins w:id="953" w:author="PVC" w:date="2022-06-29T13:35:00Z">
        <w:r w:rsidR="00DC2D06">
          <w:rPr>
            <w:rFonts w:hint="eastAsia"/>
          </w:rPr>
          <w:t>研究</w:t>
        </w:r>
      </w:ins>
      <w:ins w:id="954" w:author="PVC" w:date="2022-06-29T13:36:00Z">
        <w:r w:rsidR="002136DC">
          <w:rPr>
            <w:rFonts w:hint="eastAsia"/>
          </w:rPr>
          <w:t>属于</w:t>
        </w:r>
      </w:ins>
      <w:r>
        <w:rPr>
          <w:rFonts w:hint="eastAsia"/>
        </w:rPr>
        <w:t>旋翼空气动力学</w:t>
      </w:r>
      <w:ins w:id="955" w:author="PVC" w:date="2022-06-29T13:36:00Z">
        <w:r w:rsidR="002136DC">
          <w:rPr>
            <w:rFonts w:hint="eastAsia"/>
          </w:rPr>
          <w:t>的范畴</w:t>
        </w:r>
        <w:r w:rsidR="00DC2D06">
          <w:rPr>
            <w:rFonts w:hint="eastAsia"/>
          </w:rPr>
          <w:t>，其</w:t>
        </w:r>
      </w:ins>
      <w:r>
        <w:rPr>
          <w:rFonts w:hint="eastAsia"/>
        </w:rPr>
        <w:t>主要任务是认识旋翼流场的</w:t>
      </w:r>
      <w:ins w:id="956" w:author="PVC" w:date="2022-06-29T13:37:00Z">
        <w:r w:rsidR="00BE0C7F">
          <w:rPr>
            <w:rFonts w:hint="eastAsia"/>
          </w:rPr>
          <w:t>特征</w:t>
        </w:r>
      </w:ins>
      <w:ins w:id="957" w:author="PVC" w:date="2022-06-29T13:44:00Z">
        <w:r w:rsidR="00DC6AC5">
          <w:rPr>
            <w:rFonts w:hint="eastAsia"/>
          </w:rPr>
          <w:t>，为结构动力学、飞行动力学等下游学科提供气动模型</w:t>
        </w:r>
      </w:ins>
      <w:r>
        <w:rPr>
          <w:rFonts w:hint="eastAsia"/>
        </w:rPr>
        <w:t>。</w:t>
      </w:r>
      <w:ins w:id="958" w:author="PVC" w:date="2022-06-29T13:41:00Z">
        <w:r w:rsidR="00CA1A63">
          <w:rPr>
            <w:rFonts w:hint="eastAsia"/>
          </w:rPr>
          <w:t>对特殊问题的研究</w:t>
        </w:r>
      </w:ins>
      <w:ins w:id="959" w:author="PVC" w:date="2022-06-29T13:43:00Z">
        <w:r w:rsidR="00CF604F">
          <w:rPr>
            <w:rFonts w:hint="eastAsia"/>
          </w:rPr>
          <w:t>则</w:t>
        </w:r>
        <w:r w:rsidR="00C733B1">
          <w:rPr>
            <w:rFonts w:hint="eastAsia"/>
          </w:rPr>
          <w:t>是舰载直升机空气动力学的侧重点</w:t>
        </w:r>
      </w:ins>
      <w:ins w:id="960" w:author="PVC" w:date="2022-06-29T13:41:00Z">
        <w:r w:rsidR="00CA1A63">
          <w:rPr>
            <w:rFonts w:hint="eastAsia"/>
          </w:rPr>
          <w:t>，其</w:t>
        </w:r>
      </w:ins>
      <w:r>
        <w:rPr>
          <w:rFonts w:hint="eastAsia"/>
        </w:rPr>
        <w:t>主要任务是</w:t>
      </w:r>
      <w:ins w:id="961" w:author="PVC" w:date="2022-06-28T16:20:00Z">
        <w:r w:rsidR="00960EFE">
          <w:rPr>
            <w:rFonts w:hint="eastAsia"/>
          </w:rPr>
          <w:t>研究</w:t>
        </w:r>
      </w:ins>
      <w:r>
        <w:rPr>
          <w:rFonts w:hint="eastAsia"/>
        </w:rPr>
        <w:t>海面、船体与旋翼之间的气动干扰规律，为</w:t>
      </w:r>
      <w:ins w:id="962" w:author="PVC" w:date="2022-06-29T13:45:00Z">
        <w:r w:rsidR="003A7342">
          <w:rPr>
            <w:rFonts w:hint="eastAsia"/>
          </w:rPr>
          <w:t>提高</w:t>
        </w:r>
      </w:ins>
      <w:r>
        <w:rPr>
          <w:rFonts w:hint="eastAsia"/>
        </w:rPr>
        <w:t>舰载直升机</w:t>
      </w:r>
      <w:ins w:id="963" w:author="PVC" w:date="2022-06-29T13:45:00Z">
        <w:r w:rsidR="00D41265">
          <w:rPr>
            <w:rFonts w:hint="eastAsia"/>
          </w:rPr>
          <w:t>海面作业</w:t>
        </w:r>
        <w:r w:rsidR="003A7342">
          <w:rPr>
            <w:rFonts w:hint="eastAsia"/>
          </w:rPr>
          <w:t>的安全性、舒适性</w:t>
        </w:r>
      </w:ins>
      <w:r>
        <w:rPr>
          <w:rFonts w:hint="eastAsia"/>
        </w:rPr>
        <w:t>提供支持。</w:t>
      </w:r>
    </w:p>
    <w:p w14:paraId="2DFBF14C" w14:textId="77777777" w:rsidR="00C568B8" w:rsidRDefault="00E33665" w:rsidP="009D07A1">
      <w:pPr>
        <w:ind w:firstLine="420"/>
        <w:rPr>
          <w:ins w:id="964" w:author="PVC" w:date="2022-06-28T16:35:00Z"/>
        </w:rPr>
      </w:pPr>
      <w:r>
        <w:rPr>
          <w:rFonts w:hint="eastAsia"/>
        </w:rPr>
        <w:t>对</w:t>
      </w:r>
      <w:ins w:id="965" w:author="PVC" w:date="2022-06-29T13:46:00Z">
        <w:r w:rsidR="0080624D">
          <w:rPr>
            <w:rFonts w:hint="eastAsia"/>
          </w:rPr>
          <w:t>旋翼</w:t>
        </w:r>
      </w:ins>
      <w:ins w:id="966" w:author="PVC" w:date="2022-06-28T16:29:00Z">
        <w:r w:rsidR="0016718E">
          <w:rPr>
            <w:rFonts w:hint="eastAsia"/>
          </w:rPr>
          <w:t>乃至</w:t>
        </w:r>
      </w:ins>
      <w:r>
        <w:rPr>
          <w:rFonts w:hint="eastAsia"/>
        </w:rPr>
        <w:t>舰载直升机空气动力学的</w:t>
      </w:r>
      <w:ins w:id="967" w:author="PVC" w:date="2022-06-27T16:33:00Z">
        <w:r w:rsidR="001D752A">
          <w:rPr>
            <w:rFonts w:hint="eastAsia"/>
          </w:rPr>
          <w:t>试验</w:t>
        </w:r>
      </w:ins>
      <w:r>
        <w:rPr>
          <w:rFonts w:hint="eastAsia"/>
        </w:rPr>
        <w:t>研究经历了从定性到定量</w:t>
      </w:r>
      <w:ins w:id="968" w:author="PVC" w:date="2022-06-29T15:22:00Z">
        <w:r w:rsidR="002E0D07">
          <w:rPr>
            <w:rFonts w:hint="eastAsia"/>
          </w:rPr>
          <w:t>、</w:t>
        </w:r>
      </w:ins>
      <w:r>
        <w:rPr>
          <w:rFonts w:hint="eastAsia"/>
        </w:rPr>
        <w:t>从宏观到微观的发展过程。定量</w:t>
      </w:r>
      <w:ins w:id="969" w:author="PVC" w:date="2022-06-27T16:33:00Z">
        <w:r w:rsidR="001D752A">
          <w:rPr>
            <w:rFonts w:hint="eastAsia"/>
          </w:rPr>
          <w:t>试验</w:t>
        </w:r>
      </w:ins>
      <w:r>
        <w:rPr>
          <w:rFonts w:hint="eastAsia"/>
        </w:rPr>
        <w:t>包含测力</w:t>
      </w:r>
      <w:ins w:id="970" w:author="PVC" w:date="2022-06-27T16:33:00Z">
        <w:r w:rsidR="001D752A">
          <w:rPr>
            <w:rFonts w:hint="eastAsia"/>
          </w:rPr>
          <w:t>试验</w:t>
        </w:r>
      </w:ins>
      <w:r>
        <w:rPr>
          <w:rFonts w:hint="eastAsia"/>
        </w:rPr>
        <w:t>和测速</w:t>
      </w:r>
      <w:ins w:id="971" w:author="PVC" w:date="2022-06-27T16:33:00Z">
        <w:r w:rsidR="001D752A">
          <w:rPr>
            <w:rFonts w:hint="eastAsia"/>
          </w:rPr>
          <w:t>试验</w:t>
        </w:r>
      </w:ins>
      <w:r>
        <w:rPr>
          <w:rFonts w:hint="eastAsia"/>
        </w:rPr>
        <w:t>两类。伴随</w:t>
      </w:r>
      <w:ins w:id="972" w:author="PVC" w:date="2022-06-27T16:33:00Z">
        <w:r w:rsidR="001D752A">
          <w:rPr>
            <w:rFonts w:hint="eastAsia"/>
          </w:rPr>
          <w:t>试验</w:t>
        </w:r>
      </w:ins>
      <w:r>
        <w:rPr>
          <w:rFonts w:hint="eastAsia"/>
        </w:rPr>
        <w:t>技术的进步，测速</w:t>
      </w:r>
      <w:ins w:id="973" w:author="PVC" w:date="2022-06-27T16:33:00Z">
        <w:r w:rsidR="001D752A">
          <w:rPr>
            <w:rFonts w:hint="eastAsia"/>
          </w:rPr>
          <w:t>试</w:t>
        </w:r>
        <w:r w:rsidR="001D752A">
          <w:rPr>
            <w:rFonts w:hint="eastAsia"/>
          </w:rPr>
          <w:lastRenderedPageBreak/>
          <w:t>验</w:t>
        </w:r>
      </w:ins>
      <w:r>
        <w:rPr>
          <w:rFonts w:hint="eastAsia"/>
        </w:rPr>
        <w:t>经历了介入式测速</w:t>
      </w:r>
      <w:ins w:id="974" w:author="PVC" w:date="2022-06-28T16:22:00Z">
        <w:r w:rsidR="00CC2A03">
          <w:rPr>
            <w:rFonts w:hint="eastAsia"/>
          </w:rPr>
          <w:t>（热线技术）</w:t>
        </w:r>
      </w:ins>
      <w:r>
        <w:rPr>
          <w:rFonts w:hint="eastAsia"/>
        </w:rPr>
        <w:t>、非介入式单点</w:t>
      </w:r>
      <w:ins w:id="975" w:author="PVC" w:date="2022-06-28T16:22:00Z">
        <w:r w:rsidR="00CC2A03">
          <w:rPr>
            <w:rFonts w:hint="eastAsia"/>
          </w:rPr>
          <w:t>测速（</w:t>
        </w:r>
        <w:r w:rsidR="00CC2A03">
          <w:rPr>
            <w:rFonts w:hint="eastAsia"/>
          </w:rPr>
          <w:t>LDV</w:t>
        </w:r>
        <w:r w:rsidR="00CC2A03">
          <w:rPr>
            <w:rFonts w:hint="eastAsia"/>
          </w:rPr>
          <w:t>技术）</w:t>
        </w:r>
      </w:ins>
      <w:r>
        <w:rPr>
          <w:rFonts w:hint="eastAsia"/>
        </w:rPr>
        <w:t>、非介入式多点</w:t>
      </w:r>
      <w:ins w:id="976" w:author="PVC" w:date="2022-06-28T16:22:00Z">
        <w:r w:rsidR="00CC2A03">
          <w:rPr>
            <w:rFonts w:hint="eastAsia"/>
          </w:rPr>
          <w:t>测速（</w:t>
        </w:r>
        <w:r w:rsidR="00CC2A03">
          <w:rPr>
            <w:rFonts w:hint="eastAsia"/>
          </w:rPr>
          <w:t>PIV</w:t>
        </w:r>
        <w:r w:rsidR="00CC2A03">
          <w:rPr>
            <w:rFonts w:hint="eastAsia"/>
          </w:rPr>
          <w:t>技术）</w:t>
        </w:r>
      </w:ins>
      <w:r>
        <w:rPr>
          <w:rFonts w:hint="eastAsia"/>
        </w:rPr>
        <w:t>的发展过程。目前，三维</w:t>
      </w:r>
      <w:r>
        <w:rPr>
          <w:rFonts w:hint="eastAsia"/>
        </w:rPr>
        <w:t>PIV</w:t>
      </w:r>
      <w:r>
        <w:rPr>
          <w:rFonts w:hint="eastAsia"/>
        </w:rPr>
        <w:t>技术已经能够</w:t>
      </w:r>
      <w:ins w:id="977" w:author="PVC" w:date="2022-06-28T16:28:00Z">
        <w:r w:rsidR="00F537CF">
          <w:rPr>
            <w:rFonts w:hint="eastAsia"/>
          </w:rPr>
          <w:t>在全尺寸</w:t>
        </w:r>
      </w:ins>
      <w:ins w:id="978" w:author="PVC" w:date="2022-06-28T16:29:00Z">
        <w:r w:rsidR="00AB1099">
          <w:rPr>
            <w:rFonts w:hint="eastAsia"/>
          </w:rPr>
          <w:t>亚声速</w:t>
        </w:r>
        <w:r w:rsidR="00F537CF">
          <w:rPr>
            <w:rFonts w:hint="eastAsia"/>
          </w:rPr>
          <w:t>风洞</w:t>
        </w:r>
      </w:ins>
      <w:r w:rsidR="00840FFD">
        <w:fldChar w:fldCharType="begin"/>
      </w:r>
      <w:r w:rsidR="00840FFD">
        <w:instrText xml:space="preserve"> ADDIN NE.Ref.{64237B94-BE91-4A40-B689-FBD38E64F423}</w:instrText>
      </w:r>
      <w:r w:rsidR="00840FFD">
        <w:fldChar w:fldCharType="separate"/>
      </w:r>
      <w:r w:rsidR="00840FFD">
        <w:rPr>
          <w:color w:val="000000"/>
          <w:kern w:val="0"/>
          <w:szCs w:val="21"/>
          <w:vertAlign w:val="superscript"/>
        </w:rPr>
        <w:t>[8</w:t>
      </w:r>
      <w:r w:rsidR="001E55E3">
        <w:rPr>
          <w:color w:val="000000"/>
          <w:kern w:val="0"/>
          <w:szCs w:val="21"/>
          <w:vertAlign w:val="superscript"/>
        </w:rPr>
        <w:t>4</w:t>
      </w:r>
      <w:r w:rsidR="00840FFD">
        <w:rPr>
          <w:color w:val="000000"/>
          <w:kern w:val="0"/>
          <w:szCs w:val="21"/>
          <w:vertAlign w:val="superscript"/>
        </w:rPr>
        <w:t>]</w:t>
      </w:r>
      <w:r w:rsidR="00840FFD">
        <w:fldChar w:fldCharType="end"/>
      </w:r>
      <w:ins w:id="979" w:author="PVC" w:date="2022-06-28T16:29:00Z">
        <w:r w:rsidR="00F537CF">
          <w:rPr>
            <w:rFonts w:hint="eastAsia"/>
          </w:rPr>
          <w:t>中</w:t>
        </w:r>
      </w:ins>
      <w:r>
        <w:rPr>
          <w:rFonts w:hint="eastAsia"/>
        </w:rPr>
        <w:t>对旋翼流场进行高分辨率测量</w:t>
      </w:r>
      <w:ins w:id="980" w:author="PVC" w:date="2022-06-28T16:28:00Z">
        <w:r w:rsidR="00BF33BF">
          <w:rPr>
            <w:rFonts w:hint="eastAsia"/>
          </w:rPr>
          <w:t>。</w:t>
        </w:r>
      </w:ins>
      <w:r>
        <w:rPr>
          <w:rFonts w:hint="eastAsia"/>
        </w:rPr>
        <w:t>可以预见，该技术在未来一段时间里仍将是旋翼空气动力学研究的重要工具。</w:t>
      </w:r>
    </w:p>
    <w:p w14:paraId="3564AF2D" w14:textId="77777777" w:rsidR="00EE663C" w:rsidRDefault="00E33665" w:rsidP="009D07A1">
      <w:pPr>
        <w:ind w:firstLine="420"/>
      </w:pPr>
      <w:r>
        <w:rPr>
          <w:rFonts w:hint="eastAsia"/>
        </w:rPr>
        <w:t>数值计算是</w:t>
      </w:r>
      <w:ins w:id="981" w:author="PVC" w:date="2022-06-29T13:46:00Z">
        <w:r w:rsidR="00466BA4">
          <w:rPr>
            <w:rFonts w:hint="eastAsia"/>
          </w:rPr>
          <w:t>旋翼乃至</w:t>
        </w:r>
      </w:ins>
      <w:r>
        <w:rPr>
          <w:rFonts w:hint="eastAsia"/>
        </w:rPr>
        <w:t>舰载直升机空气动力学的另一类重要的研究方法。旋翼流场的非定常、非线性特征决定了问题的复杂性。为了真实还原旋翼流场的流动特征，必须解决好转捩、附面层分离、涡核粘性耗散、涡结构失稳破裂等复杂的流体力学问题。为了解决网格离散带来的涡量非物理耗散问题，网格自适应加密技术、涡量约束方法等新兴的流体力学计算方法正成为该领域的研究热点。</w:t>
      </w:r>
    </w:p>
    <w:p w14:paraId="72A11E85" w14:textId="77777777" w:rsidR="00A37141" w:rsidRDefault="00AF7A7B" w:rsidP="009D07A1">
      <w:pPr>
        <w:ind w:firstLine="420"/>
      </w:pPr>
      <w:ins w:id="982" w:author="PVC" w:date="2022-06-28T16:48:00Z">
        <w:r>
          <w:rPr>
            <w:rFonts w:hint="eastAsia"/>
          </w:rPr>
          <w:t>尽管舰载直升机空气动力学的研究已经用上</w:t>
        </w:r>
        <w:r>
          <w:rPr>
            <w:rFonts w:hint="eastAsia"/>
          </w:rPr>
          <w:t>PIV</w:t>
        </w:r>
        <w:r>
          <w:rPr>
            <w:rFonts w:hint="eastAsia"/>
          </w:rPr>
          <w:t>、</w:t>
        </w:r>
        <w:r>
          <w:rPr>
            <w:rFonts w:hint="eastAsia"/>
          </w:rPr>
          <w:t>CFD</w:t>
        </w:r>
        <w:r>
          <w:rPr>
            <w:rFonts w:hint="eastAsia"/>
          </w:rPr>
          <w:t>等先进技术，但其所积累的研究成果</w:t>
        </w:r>
      </w:ins>
      <w:ins w:id="983" w:author="PVC" w:date="2022-06-28T16:49:00Z">
        <w:r w:rsidR="00754E35">
          <w:rPr>
            <w:rFonts w:hint="eastAsia"/>
          </w:rPr>
          <w:t>尚</w:t>
        </w:r>
      </w:ins>
      <w:ins w:id="984" w:author="PVC" w:date="2022-06-28T16:48:00Z">
        <w:r>
          <w:rPr>
            <w:rFonts w:hint="eastAsia"/>
          </w:rPr>
          <w:t>未广泛应用到结构动力学、</w:t>
        </w:r>
        <w:r w:rsidR="00A37141" w:rsidRPr="00A37141">
          <w:rPr>
            <w:rFonts w:hint="eastAsia"/>
          </w:rPr>
          <w:t>飞行</w:t>
        </w:r>
        <w:r>
          <w:rPr>
            <w:rFonts w:hint="eastAsia"/>
          </w:rPr>
          <w:t>动</w:t>
        </w:r>
        <w:r w:rsidR="00A37141" w:rsidRPr="00A37141">
          <w:rPr>
            <w:rFonts w:hint="eastAsia"/>
          </w:rPr>
          <w:t>力学</w:t>
        </w:r>
      </w:ins>
      <w:ins w:id="985" w:author="PVC" w:date="2022-06-29T00:16:00Z">
        <w:r w:rsidR="00DA42A3">
          <w:rPr>
            <w:rFonts w:hint="eastAsia"/>
          </w:rPr>
          <w:t>、</w:t>
        </w:r>
        <w:r w:rsidR="0022364F">
          <w:rPr>
            <w:rFonts w:hint="eastAsia"/>
          </w:rPr>
          <w:t>导航与飞控</w:t>
        </w:r>
      </w:ins>
      <w:ins w:id="986" w:author="PVC" w:date="2022-06-28T16:48:00Z">
        <w:r>
          <w:rPr>
            <w:rFonts w:hint="eastAsia"/>
          </w:rPr>
          <w:t>等</w:t>
        </w:r>
      </w:ins>
      <w:ins w:id="987" w:author="PVC" w:date="2022-06-28T16:49:00Z">
        <w:r w:rsidR="000949FC">
          <w:rPr>
            <w:rFonts w:hint="eastAsia"/>
          </w:rPr>
          <w:t>以</w:t>
        </w:r>
      </w:ins>
      <w:ins w:id="988" w:author="PVC" w:date="2022-06-28T16:48:00Z">
        <w:r>
          <w:rPr>
            <w:rFonts w:hint="eastAsia"/>
          </w:rPr>
          <w:t>气动载荷作为输入的下游学科。</w:t>
        </w:r>
      </w:ins>
      <w:ins w:id="989" w:author="PVC" w:date="2022-06-28T16:32:00Z">
        <w:r w:rsidR="00A37141" w:rsidRPr="00A37141">
          <w:rPr>
            <w:rFonts w:hint="eastAsia"/>
          </w:rPr>
          <w:t>近些年来，随着人工智能算法的不断改进以及计算机软硬件水平的稳步提升，直升机飞控系统的设计正朝着无人自</w:t>
        </w:r>
      </w:ins>
      <w:ins w:id="990" w:author="PVC" w:date="2022-06-29T15:21:00Z">
        <w:r w:rsidR="00617D6B">
          <w:rPr>
            <w:rFonts w:hint="eastAsia"/>
          </w:rPr>
          <w:t>主</w:t>
        </w:r>
      </w:ins>
      <w:ins w:id="991" w:author="PVC" w:date="2022-06-28T16:32:00Z">
        <w:r w:rsidR="00A37141" w:rsidRPr="00A37141">
          <w:rPr>
            <w:rFonts w:hint="eastAsia"/>
          </w:rPr>
          <w:t>控制的方向迈进</w:t>
        </w:r>
      </w:ins>
      <w:ins w:id="992" w:author="PVC" w:date="2022-06-29T14:05:00Z">
        <w:r w:rsidR="00887A44">
          <w:rPr>
            <w:rFonts w:hint="eastAsia"/>
          </w:rPr>
          <w:t>（</w:t>
        </w:r>
      </w:ins>
      <w:ins w:id="993" w:author="PVC" w:date="2022-06-28T16:32:00Z">
        <w:r w:rsidR="00A37141" w:rsidRPr="00A37141">
          <w:rPr>
            <w:rFonts w:hint="eastAsia"/>
          </w:rPr>
          <w:t>美国已实现无人直升机的</w:t>
        </w:r>
      </w:ins>
      <w:ins w:id="994" w:author="PVC" w:date="2022-06-29T14:06:00Z">
        <w:r w:rsidR="00727340">
          <w:rPr>
            <w:rFonts w:hint="eastAsia"/>
          </w:rPr>
          <w:t>海上</w:t>
        </w:r>
      </w:ins>
      <w:ins w:id="995" w:author="PVC" w:date="2022-06-28T16:32:00Z">
        <w:r w:rsidR="00A37141" w:rsidRPr="00A37141">
          <w:rPr>
            <w:rFonts w:hint="eastAsia"/>
          </w:rPr>
          <w:t>自动起降</w:t>
        </w:r>
      </w:ins>
      <w:ins w:id="996" w:author="PVC" w:date="2022-06-29T14:06:00Z">
        <w:r w:rsidR="00887A44">
          <w:rPr>
            <w:rFonts w:hint="eastAsia"/>
          </w:rPr>
          <w:t>）</w:t>
        </w:r>
      </w:ins>
      <w:r w:rsidR="00840FFD">
        <w:fldChar w:fldCharType="begin"/>
      </w:r>
      <w:r w:rsidR="00840FFD">
        <w:instrText xml:space="preserve"> ADDIN NE.Ref.{450EC11E-6E44-41FB-8CA1-490981D1E289}</w:instrText>
      </w:r>
      <w:r w:rsidR="00840FFD">
        <w:fldChar w:fldCharType="separate"/>
      </w:r>
      <w:r w:rsidR="00840FFD">
        <w:rPr>
          <w:color w:val="000000"/>
          <w:kern w:val="0"/>
          <w:szCs w:val="21"/>
          <w:vertAlign w:val="superscript"/>
        </w:rPr>
        <w:t>[8</w:t>
      </w:r>
      <w:r w:rsidR="005B404C">
        <w:rPr>
          <w:color w:val="000000"/>
          <w:kern w:val="0"/>
          <w:szCs w:val="21"/>
          <w:vertAlign w:val="superscript"/>
        </w:rPr>
        <w:t>5</w:t>
      </w:r>
      <w:r w:rsidR="00840FFD">
        <w:rPr>
          <w:color w:val="000000"/>
          <w:kern w:val="0"/>
          <w:szCs w:val="21"/>
          <w:vertAlign w:val="superscript"/>
        </w:rPr>
        <w:t>]</w:t>
      </w:r>
      <w:r w:rsidR="00840FFD">
        <w:fldChar w:fldCharType="end"/>
      </w:r>
      <w:ins w:id="997" w:author="PVC" w:date="2022-06-29T14:06:00Z">
        <w:r w:rsidR="001B42D9" w:rsidRPr="001B42D9">
          <w:rPr>
            <w:rFonts w:hint="eastAsia"/>
          </w:rPr>
          <w:t xml:space="preserve"> </w:t>
        </w:r>
        <w:r w:rsidR="001B42D9" w:rsidRPr="00A37141">
          <w:rPr>
            <w:rFonts w:hint="eastAsia"/>
          </w:rPr>
          <w:t>。</w:t>
        </w:r>
      </w:ins>
      <w:ins w:id="998" w:author="PVC" w:date="2022-06-29T14:07:00Z">
        <w:r w:rsidR="00ED5264">
          <w:rPr>
            <w:rFonts w:hint="eastAsia"/>
          </w:rPr>
          <w:t>另一方面，</w:t>
        </w:r>
        <w:r w:rsidR="00582A4D">
          <w:rPr>
            <w:rFonts w:hint="eastAsia"/>
          </w:rPr>
          <w:t>大数据、机器学习技术的进步，也为</w:t>
        </w:r>
      </w:ins>
      <w:ins w:id="999" w:author="PVC" w:date="2022-06-29T14:08:00Z">
        <w:r w:rsidR="00A14C0C">
          <w:rPr>
            <w:rFonts w:hint="eastAsia"/>
          </w:rPr>
          <w:t>建立</w:t>
        </w:r>
        <w:r w:rsidR="00582A4D">
          <w:rPr>
            <w:rFonts w:hint="eastAsia"/>
          </w:rPr>
          <w:t>基于</w:t>
        </w:r>
      </w:ins>
      <w:ins w:id="1000" w:author="PVC" w:date="2022-06-29T14:07:00Z">
        <w:r w:rsidR="00582A4D">
          <w:rPr>
            <w:rFonts w:hint="eastAsia"/>
          </w:rPr>
          <w:t>PIV</w:t>
        </w:r>
        <w:r w:rsidR="00582A4D">
          <w:rPr>
            <w:rFonts w:hint="eastAsia"/>
          </w:rPr>
          <w:t>、</w:t>
        </w:r>
        <w:r w:rsidR="00582A4D">
          <w:rPr>
            <w:rFonts w:hint="eastAsia"/>
          </w:rPr>
          <w:t>CFD</w:t>
        </w:r>
      </w:ins>
      <w:ins w:id="1001" w:author="PVC" w:date="2022-06-29T14:09:00Z">
        <w:r w:rsidR="00033BEE">
          <w:rPr>
            <w:rFonts w:hint="eastAsia"/>
          </w:rPr>
          <w:t>数据</w:t>
        </w:r>
      </w:ins>
      <w:ins w:id="1002" w:author="PVC" w:date="2022-06-29T14:08:00Z">
        <w:r w:rsidR="00582A4D">
          <w:rPr>
            <w:rFonts w:hint="eastAsia"/>
          </w:rPr>
          <w:t>的精细气动</w:t>
        </w:r>
        <w:r w:rsidR="00A14C0C">
          <w:rPr>
            <w:rFonts w:hint="eastAsia"/>
          </w:rPr>
          <w:t>模型</w:t>
        </w:r>
      </w:ins>
      <w:ins w:id="1003" w:author="PVC" w:date="2022-06-29T14:07:00Z">
        <w:r w:rsidR="00582A4D">
          <w:rPr>
            <w:rFonts w:hint="eastAsia"/>
          </w:rPr>
          <w:t>创造了</w:t>
        </w:r>
      </w:ins>
      <w:ins w:id="1004" w:author="PVC" w:date="2022-06-29T14:09:00Z">
        <w:r w:rsidR="0060135E">
          <w:rPr>
            <w:rFonts w:hint="eastAsia"/>
          </w:rPr>
          <w:t>前所未有</w:t>
        </w:r>
        <w:r w:rsidR="0060135E">
          <w:rPr>
            <w:rFonts w:hint="eastAsia"/>
          </w:rPr>
          <w:t>的</w:t>
        </w:r>
        <w:r w:rsidR="00A12F2B">
          <w:rPr>
            <w:rFonts w:hint="eastAsia"/>
          </w:rPr>
          <w:t>条件</w:t>
        </w:r>
      </w:ins>
      <w:ins w:id="1005" w:author="PVC" w:date="2022-06-29T14:06:00Z">
        <w:r w:rsidR="00ED5264">
          <w:rPr>
            <w:rFonts w:hint="eastAsia"/>
          </w:rPr>
          <w:t>。</w:t>
        </w:r>
      </w:ins>
      <w:ins w:id="1006" w:author="PVC" w:date="2022-06-29T14:10:00Z">
        <w:r w:rsidR="00490C72" w:rsidRPr="00A37141">
          <w:rPr>
            <w:rFonts w:hint="eastAsia"/>
          </w:rPr>
          <w:t>相比之下，我国在这</w:t>
        </w:r>
        <w:r w:rsidR="00490C72">
          <w:rPr>
            <w:rFonts w:hint="eastAsia"/>
          </w:rPr>
          <w:t>些</w:t>
        </w:r>
        <w:r w:rsidR="002F34F1">
          <w:rPr>
            <w:rFonts w:hint="eastAsia"/>
          </w:rPr>
          <w:t>方向</w:t>
        </w:r>
        <w:r w:rsidR="00490C72" w:rsidRPr="00A37141">
          <w:rPr>
            <w:rFonts w:hint="eastAsia"/>
          </w:rPr>
          <w:t>开展的研究工作</w:t>
        </w:r>
        <w:r w:rsidR="00247170">
          <w:rPr>
            <w:rFonts w:hint="eastAsia"/>
          </w:rPr>
          <w:t>仍</w:t>
        </w:r>
        <w:r w:rsidR="00490C72" w:rsidRPr="00A37141">
          <w:rPr>
            <w:rFonts w:hint="eastAsia"/>
          </w:rPr>
          <w:t>十分有限。</w:t>
        </w:r>
      </w:ins>
    </w:p>
    <w:p w14:paraId="2727D114" w14:textId="77777777" w:rsidR="000370E1" w:rsidRDefault="00E72F4E" w:rsidP="000370E1">
      <w:pPr>
        <w:ind w:firstLine="420"/>
        <w:rPr>
          <w:ins w:id="1007" w:author="PVC" w:date="2022-07-18T10:08:00Z"/>
        </w:rPr>
      </w:pPr>
      <w:ins w:id="1008" w:author="PVC" w:date="2022-06-28T15:45:00Z">
        <w:r>
          <w:rPr>
            <w:rFonts w:hint="eastAsia"/>
          </w:rPr>
          <w:t>受限于</w:t>
        </w:r>
      </w:ins>
      <w:ins w:id="1009" w:author="PVC" w:date="2022-06-28T15:46:00Z">
        <w:r>
          <w:rPr>
            <w:rFonts w:hint="eastAsia"/>
          </w:rPr>
          <w:t>西方国家对我国</w:t>
        </w:r>
        <w:r w:rsidR="00DC5D3B">
          <w:rPr>
            <w:rFonts w:hint="eastAsia"/>
          </w:rPr>
          <w:t>长期实施且</w:t>
        </w:r>
        <w:r>
          <w:rPr>
            <w:rFonts w:hint="eastAsia"/>
          </w:rPr>
          <w:t>日益严密的技术封锁</w:t>
        </w:r>
        <w:r w:rsidR="00DC5D3B">
          <w:rPr>
            <w:rFonts w:hint="eastAsia"/>
          </w:rPr>
          <w:t>，</w:t>
        </w:r>
      </w:ins>
      <w:ins w:id="1010" w:author="PVC" w:date="2022-06-28T15:48:00Z">
        <w:r w:rsidR="00A469E0">
          <w:rPr>
            <w:rFonts w:hint="eastAsia"/>
          </w:rPr>
          <w:t>以及</w:t>
        </w:r>
      </w:ins>
      <w:ins w:id="1011" w:author="PVC" w:date="2022-06-28T15:59:00Z">
        <w:r w:rsidR="00E15115">
          <w:rPr>
            <w:rFonts w:hint="eastAsia"/>
          </w:rPr>
          <w:t>我国在较长一段时间内</w:t>
        </w:r>
      </w:ins>
      <w:ins w:id="1012" w:author="PVC" w:date="2022-06-28T15:48:00Z">
        <w:r w:rsidR="00A469E0">
          <w:rPr>
            <w:rFonts w:hint="eastAsia"/>
          </w:rPr>
          <w:t>对</w:t>
        </w:r>
        <w:r w:rsidR="00A469E0" w:rsidRPr="00A469E0">
          <w:t>直升机</w:t>
        </w:r>
      </w:ins>
      <w:ins w:id="1013" w:author="PVC" w:date="2022-06-28T15:54:00Z">
        <w:r w:rsidR="00DE4406">
          <w:rPr>
            <w:rFonts w:hint="eastAsia"/>
          </w:rPr>
          <w:t>基础技术的投入不足</w:t>
        </w:r>
      </w:ins>
      <w:ins w:id="1014" w:author="PVC" w:date="2022-06-28T15:48:00Z">
        <w:r w:rsidR="00327A37">
          <w:rPr>
            <w:rFonts w:hint="eastAsia"/>
          </w:rPr>
          <w:t>，</w:t>
        </w:r>
      </w:ins>
      <w:ins w:id="1015" w:author="PVC" w:date="2022-06-28T15:49:00Z">
        <w:r w:rsidR="00327A37">
          <w:rPr>
            <w:rFonts w:hint="eastAsia"/>
          </w:rPr>
          <w:t>我国直升机产业仍属于</w:t>
        </w:r>
      </w:ins>
      <w:ins w:id="1016" w:author="PVC" w:date="2022-06-28T15:51:00Z">
        <w:r w:rsidR="00B179BC">
          <w:rPr>
            <w:rFonts w:hint="eastAsia"/>
          </w:rPr>
          <w:t>需要适度保护的</w:t>
        </w:r>
      </w:ins>
      <w:ins w:id="1017" w:author="PVC" w:date="2022-06-28T15:49:00Z">
        <w:r w:rsidR="00327A37">
          <w:rPr>
            <w:rFonts w:hint="eastAsia"/>
          </w:rPr>
          <w:t>幼稚型产业</w:t>
        </w:r>
      </w:ins>
      <w:r w:rsidR="00840FFD">
        <w:fldChar w:fldCharType="begin"/>
      </w:r>
      <w:r w:rsidR="00840FFD">
        <w:instrText xml:space="preserve"> ADDIN NE.Ref.{75A19DAA-64A3-49B7-A583-CDD03A5C18E9}</w:instrText>
      </w:r>
      <w:r w:rsidR="00840FFD">
        <w:fldChar w:fldCharType="separate"/>
      </w:r>
      <w:r w:rsidR="00840FFD">
        <w:rPr>
          <w:color w:val="000000"/>
          <w:kern w:val="0"/>
          <w:szCs w:val="21"/>
          <w:vertAlign w:val="superscript"/>
        </w:rPr>
        <w:t>[8</w:t>
      </w:r>
      <w:r w:rsidR="005B404C">
        <w:rPr>
          <w:color w:val="000000"/>
          <w:kern w:val="0"/>
          <w:szCs w:val="21"/>
          <w:vertAlign w:val="superscript"/>
        </w:rPr>
        <w:t>6</w:t>
      </w:r>
      <w:r w:rsidR="00840FFD">
        <w:rPr>
          <w:color w:val="000000"/>
          <w:kern w:val="0"/>
          <w:szCs w:val="21"/>
          <w:vertAlign w:val="superscript"/>
        </w:rPr>
        <w:t>]</w:t>
      </w:r>
      <w:r w:rsidR="00840FFD">
        <w:fldChar w:fldCharType="end"/>
      </w:r>
      <w:ins w:id="1018" w:author="PVC" w:date="2022-06-29T16:10:00Z">
        <w:r w:rsidR="0060116D" w:rsidRPr="0060116D">
          <w:rPr>
            <w:rFonts w:hint="eastAsia"/>
          </w:rPr>
          <w:t xml:space="preserve"> </w:t>
        </w:r>
      </w:ins>
      <w:ins w:id="1019" w:author="PVC" w:date="2022-07-01T21:33:00Z">
        <w:r w:rsidR="001872B8">
          <w:rPr>
            <w:rFonts w:hint="eastAsia"/>
          </w:rPr>
          <w:t>。</w:t>
        </w:r>
      </w:ins>
      <w:ins w:id="1020" w:author="PVC" w:date="2022-07-01T21:44:00Z">
        <w:r w:rsidR="00AA261F">
          <w:rPr>
            <w:rFonts w:hint="eastAsia"/>
          </w:rPr>
          <w:t>就舰载直升机而言，</w:t>
        </w:r>
      </w:ins>
      <w:ins w:id="1021" w:author="PVC" w:date="2022-07-01T21:45:00Z">
        <w:r w:rsidR="00F40893">
          <w:rPr>
            <w:rFonts w:hint="eastAsia"/>
          </w:rPr>
          <w:t>无论是</w:t>
        </w:r>
      </w:ins>
      <w:ins w:id="1022" w:author="PVC" w:date="2022-07-01T21:56:00Z">
        <w:r w:rsidR="00BB4A48">
          <w:rPr>
            <w:rFonts w:hint="eastAsia"/>
          </w:rPr>
          <w:t>理论</w:t>
        </w:r>
      </w:ins>
      <w:ins w:id="1023" w:author="PVC" w:date="2022-07-01T21:57:00Z">
        <w:r w:rsidR="00F3467F">
          <w:rPr>
            <w:rFonts w:hint="eastAsia"/>
          </w:rPr>
          <w:t>基础</w:t>
        </w:r>
      </w:ins>
      <w:ins w:id="1024" w:author="PVC" w:date="2022-07-01T21:56:00Z">
        <w:r w:rsidR="00BB4A48">
          <w:rPr>
            <w:rFonts w:hint="eastAsia"/>
          </w:rPr>
          <w:t>、</w:t>
        </w:r>
      </w:ins>
      <w:ins w:id="1025" w:author="PVC" w:date="2022-07-01T21:46:00Z">
        <w:r w:rsidR="00AC568D">
          <w:rPr>
            <w:rFonts w:hint="eastAsia"/>
          </w:rPr>
          <w:t>技术积累</w:t>
        </w:r>
      </w:ins>
      <w:ins w:id="1026" w:author="PVC" w:date="2022-07-01T21:45:00Z">
        <w:r w:rsidR="00F40893">
          <w:rPr>
            <w:rFonts w:hint="eastAsia"/>
          </w:rPr>
          <w:t>还是</w:t>
        </w:r>
      </w:ins>
      <w:ins w:id="1027" w:author="PVC" w:date="2022-07-01T21:46:00Z">
        <w:r w:rsidR="007C301B">
          <w:rPr>
            <w:rFonts w:hint="eastAsia"/>
          </w:rPr>
          <w:t>型号</w:t>
        </w:r>
      </w:ins>
      <w:ins w:id="1028" w:author="PVC" w:date="2022-07-01T21:57:00Z">
        <w:r w:rsidR="007538AF">
          <w:rPr>
            <w:rFonts w:hint="eastAsia"/>
          </w:rPr>
          <w:t>谱系</w:t>
        </w:r>
      </w:ins>
      <w:ins w:id="1029" w:author="PVC" w:date="2022-07-01T21:46:00Z">
        <w:r w:rsidR="00F40893">
          <w:rPr>
            <w:rFonts w:hint="eastAsia"/>
          </w:rPr>
          <w:t>（如</w:t>
        </w:r>
      </w:ins>
      <w:r w:rsidR="0020320B">
        <w:fldChar w:fldCharType="begin"/>
      </w:r>
      <w:r w:rsidR="0020320B">
        <w:instrText xml:space="preserve"> REF _Ref107604971 \h </w:instrText>
      </w:r>
      <w:r w:rsidR="0020320B">
        <w:fldChar w:fldCharType="separate"/>
      </w:r>
      <w:r w:rsidR="0020320B">
        <w:rPr>
          <w:rFonts w:hint="eastAsia"/>
        </w:rPr>
        <w:t>表</w:t>
      </w:r>
      <w:ins w:id="1030" w:author="PVC" w:date="2022-07-01T20:33:00Z">
        <w:r w:rsidR="0020320B">
          <w:rPr>
            <w:noProof/>
          </w:rPr>
          <w:t>1</w:t>
        </w:r>
      </w:ins>
      <w:r w:rsidR="0020320B">
        <w:fldChar w:fldCharType="end"/>
      </w:r>
      <w:ins w:id="1031" w:author="PVC" w:date="2022-07-01T21:46:00Z">
        <w:r w:rsidR="00F40893">
          <w:rPr>
            <w:rFonts w:hint="eastAsia"/>
          </w:rPr>
          <w:t>所示），</w:t>
        </w:r>
      </w:ins>
      <w:ins w:id="1032" w:author="PVC" w:date="2022-07-01T21:44:00Z">
        <w:r w:rsidR="00A55F4A">
          <w:rPr>
            <w:rFonts w:hint="eastAsia"/>
          </w:rPr>
          <w:t>我</w:t>
        </w:r>
      </w:ins>
      <w:ins w:id="1033" w:author="PVC" w:date="2022-07-01T21:45:00Z">
        <w:r w:rsidR="00120B9A">
          <w:rPr>
            <w:rFonts w:hint="eastAsia"/>
          </w:rPr>
          <w:t>们</w:t>
        </w:r>
      </w:ins>
      <w:ins w:id="1034" w:author="PVC" w:date="2022-07-01T21:43:00Z">
        <w:r w:rsidR="001508C1">
          <w:rPr>
            <w:rFonts w:hint="eastAsia"/>
          </w:rPr>
          <w:t>与</w:t>
        </w:r>
      </w:ins>
      <w:ins w:id="1035" w:author="PVC" w:date="2022-07-01T21:57:00Z">
        <w:r w:rsidR="003E5A49">
          <w:rPr>
            <w:rFonts w:hint="eastAsia"/>
          </w:rPr>
          <w:t>世界</w:t>
        </w:r>
      </w:ins>
      <w:ins w:id="1036" w:author="PVC" w:date="2022-07-01T21:47:00Z">
        <w:r w:rsidR="008D27BD">
          <w:rPr>
            <w:rFonts w:hint="eastAsia"/>
          </w:rPr>
          <w:t>各主要航空大国都</w:t>
        </w:r>
      </w:ins>
      <w:ins w:id="1037" w:author="PVC" w:date="2022-07-01T21:46:00Z">
        <w:r w:rsidR="00F40893">
          <w:rPr>
            <w:rFonts w:hint="eastAsia"/>
          </w:rPr>
          <w:t>还有显著差距</w:t>
        </w:r>
      </w:ins>
      <w:ins w:id="1038" w:author="PVC" w:date="2022-07-01T21:39:00Z">
        <w:r w:rsidR="00421836">
          <w:rPr>
            <w:rFonts w:hint="eastAsia"/>
          </w:rPr>
          <w:t>。</w:t>
        </w:r>
      </w:ins>
      <w:ins w:id="1039" w:author="PVC" w:date="2022-06-28T16:31:00Z">
        <w:r w:rsidR="005A0B3F">
          <w:rPr>
            <w:rFonts w:hint="eastAsia"/>
          </w:rPr>
          <w:t>研究舰载直升机空气动力学，特别是海面、</w:t>
        </w:r>
      </w:ins>
      <w:ins w:id="1040" w:author="PVC" w:date="2022-06-29T15:23:00Z">
        <w:r w:rsidR="00E35BC1">
          <w:rPr>
            <w:rFonts w:hint="eastAsia"/>
          </w:rPr>
          <w:t>船体</w:t>
        </w:r>
      </w:ins>
      <w:ins w:id="1041" w:author="PVC" w:date="2022-06-28T16:31:00Z">
        <w:r w:rsidR="005A0B3F">
          <w:rPr>
            <w:rFonts w:hint="eastAsia"/>
          </w:rPr>
          <w:t>与旋翼之间的复杂气动干扰问题，对于确定直升机舰面起降的环境条件</w:t>
        </w:r>
      </w:ins>
      <w:ins w:id="1042" w:author="PVC" w:date="2022-06-29T15:23:00Z">
        <w:r w:rsidR="00742070">
          <w:rPr>
            <w:rFonts w:hint="eastAsia"/>
          </w:rPr>
          <w:t>，</w:t>
        </w:r>
      </w:ins>
      <w:ins w:id="1043" w:author="PVC" w:date="2022-06-28T16:31:00Z">
        <w:r w:rsidR="005A0B3F">
          <w:rPr>
            <w:rFonts w:hint="eastAsia"/>
          </w:rPr>
          <w:t>制定和完善直升机舰面起降作业规程</w:t>
        </w:r>
      </w:ins>
      <w:ins w:id="1044" w:author="PVC" w:date="2022-06-29T15:23:00Z">
        <w:r w:rsidR="00742070">
          <w:rPr>
            <w:rFonts w:hint="eastAsia"/>
          </w:rPr>
          <w:t>，</w:t>
        </w:r>
      </w:ins>
      <w:ins w:id="1045" w:author="PVC" w:date="2022-06-28T16:31:00Z">
        <w:r w:rsidR="005A0B3F">
          <w:rPr>
            <w:rFonts w:hint="eastAsia"/>
          </w:rPr>
          <w:t>提高舰载直升机的安全性和作业效率</w:t>
        </w:r>
      </w:ins>
      <w:ins w:id="1046" w:author="PVC" w:date="2022-06-29T15:23:00Z">
        <w:r w:rsidR="00742070">
          <w:rPr>
            <w:rFonts w:hint="eastAsia"/>
          </w:rPr>
          <w:t>，</w:t>
        </w:r>
      </w:ins>
      <w:ins w:id="1047" w:author="PVC" w:date="2022-06-28T19:09:00Z">
        <w:r w:rsidR="00B146F0">
          <w:rPr>
            <w:rFonts w:hint="eastAsia"/>
          </w:rPr>
          <w:t>发展适合中国国情</w:t>
        </w:r>
      </w:ins>
      <w:ins w:id="1048" w:author="PVC" w:date="2022-06-29T15:23:00Z">
        <w:r w:rsidR="004F7156">
          <w:rPr>
            <w:rFonts w:hint="eastAsia"/>
          </w:rPr>
          <w:t>、</w:t>
        </w:r>
      </w:ins>
      <w:ins w:id="1049" w:author="PVC" w:date="2022-06-28T16:51:00Z">
        <w:r w:rsidR="002E1A7A">
          <w:rPr>
            <w:rFonts w:hint="eastAsia"/>
          </w:rPr>
          <w:t>具有中国特色的</w:t>
        </w:r>
      </w:ins>
      <w:ins w:id="1050" w:author="PVC" w:date="2022-06-28T16:50:00Z">
        <w:r w:rsidR="002B7913">
          <w:rPr>
            <w:rFonts w:hint="eastAsia"/>
          </w:rPr>
          <w:t>舰载直升机</w:t>
        </w:r>
      </w:ins>
      <w:ins w:id="1051" w:author="PVC" w:date="2022-06-28T16:31:00Z">
        <w:r w:rsidR="005A0B3F">
          <w:rPr>
            <w:rFonts w:hint="eastAsia"/>
          </w:rPr>
          <w:t>具有重要意义。</w:t>
        </w:r>
      </w:ins>
    </w:p>
    <w:p w14:paraId="2A1CD7F8" w14:textId="71927212" w:rsidR="00E72F4E" w:rsidRDefault="000370E1" w:rsidP="000370E1">
      <w:pPr>
        <w:ind w:firstLine="420"/>
      </w:pPr>
      <w:ins w:id="1052" w:author="PVC" w:date="2022-07-18T10:08:00Z">
        <w:r>
          <w:rPr>
            <w:rFonts w:hint="eastAsia"/>
          </w:rPr>
          <w:t>受前人工作启发，</w:t>
        </w:r>
        <w:r w:rsidR="00BF2E51">
          <w:rPr>
            <w:rFonts w:hint="eastAsia"/>
          </w:rPr>
          <w:t>本文作者</w:t>
        </w:r>
        <w:r>
          <w:rPr>
            <w:rFonts w:hint="eastAsia"/>
          </w:rPr>
          <w:t>尝试将非定常动量源模型与基于间断有限元方法的高阶</w:t>
        </w:r>
        <w:r>
          <w:rPr>
            <w:rFonts w:hint="eastAsia"/>
          </w:rPr>
          <w:t>CFD</w:t>
        </w:r>
        <w:r>
          <w:rPr>
            <w:rFonts w:hint="eastAsia"/>
          </w:rPr>
          <w:t>求解器结合。非定常动量源模型可以避免使用滑动网格、重叠网格等高级网格技术，间断有限元方法支持在非结构网格上的构造高阶格式，因此该混合方法是一种兼顾效率和精度的方案。目前，</w:t>
        </w:r>
      </w:ins>
      <w:ins w:id="1053" w:author="PVC" w:date="2022-07-18T10:09:00Z">
        <w:r w:rsidR="00722BB5">
          <w:rPr>
            <w:rFonts w:hint="eastAsia"/>
          </w:rPr>
          <w:t>模拟</w:t>
        </w:r>
      </w:ins>
      <w:ins w:id="1054" w:author="PVC" w:date="2022-07-18T10:08:00Z">
        <w:r>
          <w:rPr>
            <w:rFonts w:hint="eastAsia"/>
          </w:rPr>
          <w:t>孤立旋翼</w:t>
        </w:r>
      </w:ins>
      <w:ins w:id="1055" w:author="PVC" w:date="2022-07-18T10:09:00Z">
        <w:r w:rsidR="00722BB5">
          <w:rPr>
            <w:rFonts w:hint="eastAsia"/>
          </w:rPr>
          <w:t>风洞试验</w:t>
        </w:r>
      </w:ins>
      <w:ins w:id="1056" w:author="PVC" w:date="2022-07-18T10:08:00Z">
        <w:r>
          <w:rPr>
            <w:rFonts w:hint="eastAsia"/>
          </w:rPr>
          <w:t>的算例已</w:t>
        </w:r>
        <w:r w:rsidR="00CD39DC">
          <w:rPr>
            <w:rFonts w:hint="eastAsia"/>
          </w:rPr>
          <w:t>发表</w:t>
        </w:r>
      </w:ins>
      <w:ins w:id="1057" w:author="PVC" w:date="2022-07-18T10:29:00Z">
        <w:r w:rsidR="00D50BE5" w:rsidRPr="00D50BE5">
          <w:rPr>
            <w:rFonts w:hint="eastAsia"/>
            <w:vertAlign w:val="superscript"/>
            <w:rPrChange w:id="1058" w:author="PVC" w:date="2022-07-18T10:30:00Z">
              <w:rPr>
                <w:rFonts w:hint="eastAsia"/>
              </w:rPr>
            </w:rPrChange>
          </w:rPr>
          <w:t>[</w:t>
        </w:r>
        <w:r w:rsidR="00D50BE5" w:rsidRPr="00D50BE5">
          <w:rPr>
            <w:vertAlign w:val="superscript"/>
            <w:rPrChange w:id="1059" w:author="PVC" w:date="2022-07-18T10:30:00Z">
              <w:rPr/>
            </w:rPrChange>
          </w:rPr>
          <w:t>87]</w:t>
        </w:r>
      </w:ins>
      <w:ins w:id="1060" w:author="PVC" w:date="2022-07-18T10:08:00Z">
        <w:r>
          <w:rPr>
            <w:rFonts w:hint="eastAsia"/>
          </w:rPr>
          <w:t>，旋翼</w:t>
        </w:r>
        <w:r>
          <w:rPr>
            <w:rFonts w:hint="eastAsia"/>
          </w:rPr>
          <w:t>/</w:t>
        </w:r>
        <w:r>
          <w:rPr>
            <w:rFonts w:hint="eastAsia"/>
          </w:rPr>
          <w:t>船体气动干扰的算例</w:t>
        </w:r>
        <w:r w:rsidR="00571C1E">
          <w:rPr>
            <w:rFonts w:hint="eastAsia"/>
          </w:rPr>
          <w:t>也已获得成功</w:t>
        </w:r>
        <w:r>
          <w:rPr>
            <w:rFonts w:hint="eastAsia"/>
          </w:rPr>
          <w:t>，相关成果将于近期发表。</w:t>
        </w:r>
      </w:ins>
    </w:p>
    <w:p w14:paraId="2F95FE1E" w14:textId="551AC5F8" w:rsidR="00684A05" w:rsidRDefault="00684A05">
      <w:pPr>
        <w:widowControl/>
        <w:ind w:firstLineChars="0" w:firstLine="0"/>
        <w:jc w:val="left"/>
        <w:rPr>
          <w:ins w:id="1061" w:author="PVC" w:date="2022-07-01T21:47:00Z"/>
        </w:rPr>
      </w:pPr>
    </w:p>
    <w:p w14:paraId="56C4A3E2" w14:textId="77777777" w:rsidR="00684A05" w:rsidRPr="00CD39DC" w:rsidRDefault="00684A05" w:rsidP="00684A05">
      <w:pPr>
        <w:pStyle w:val="a3"/>
        <w:keepNext/>
        <w:ind w:firstLineChars="0" w:firstLine="0"/>
        <w:jc w:val="center"/>
        <w:sectPr w:rsidR="00684A05" w:rsidRPr="00CD39DC" w:rsidSect="00684A05">
          <w:type w:val="continuous"/>
          <w:pgSz w:w="11906" w:h="16838"/>
          <w:pgMar w:top="1440" w:right="1800" w:bottom="1440" w:left="1800" w:header="720" w:footer="720" w:gutter="0"/>
          <w:cols w:num="2" w:space="425"/>
          <w:docGrid w:type="lines" w:linePitch="312"/>
        </w:sectPr>
      </w:pPr>
    </w:p>
    <w:p w14:paraId="7CD29D7F" w14:textId="1E70E663" w:rsidR="00684A05" w:rsidRDefault="00684A05">
      <w:pPr>
        <w:widowControl/>
        <w:ind w:firstLineChars="0" w:firstLine="0"/>
        <w:jc w:val="left"/>
        <w:rPr>
          <w:rFonts w:ascii="等线 Light" w:eastAsia="黑体" w:hAnsi="等线 Light"/>
          <w:sz w:val="20"/>
          <w:szCs w:val="20"/>
        </w:rPr>
      </w:pPr>
    </w:p>
    <w:p w14:paraId="568070BB" w14:textId="7F29ACAE" w:rsidR="00684A05" w:rsidRDefault="00684A05" w:rsidP="00684A05">
      <w:pPr>
        <w:pStyle w:val="a3"/>
        <w:keepNext/>
        <w:ind w:firstLineChars="0" w:firstLine="0"/>
        <w:jc w:val="center"/>
      </w:pPr>
      <w:bookmarkStart w:id="1062" w:name="_Ref107604971"/>
      <w:bookmarkStart w:id="1063" w:name="_Ref107604964"/>
      <w:r>
        <w:rPr>
          <w:rFonts w:hint="eastAsia"/>
        </w:rPr>
        <w:t>表</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ins w:id="1064" w:author="PVC" w:date="2022-07-01T20:33:00Z">
        <w:r>
          <w:rPr>
            <w:noProof/>
          </w:rPr>
          <w:t>1</w:t>
        </w:r>
      </w:ins>
      <w:r>
        <w:fldChar w:fldCharType="end"/>
      </w:r>
      <w:bookmarkEnd w:id="1062"/>
      <w:r>
        <w:rPr>
          <w:rFonts w:hint="eastAsia"/>
        </w:rPr>
        <w:t>国外主要舰载直升机</w:t>
      </w:r>
      <w:bookmarkEnd w:id="1063"/>
    </w:p>
    <w:p w14:paraId="18718762" w14:textId="77777777" w:rsidR="00684A05" w:rsidRDefault="00684A05" w:rsidP="00684A05">
      <w:pPr>
        <w:pStyle w:val="a3"/>
        <w:keepNext/>
        <w:ind w:firstLineChars="0" w:firstLine="0"/>
        <w:jc w:val="center"/>
        <w:sectPr w:rsidR="00684A05" w:rsidSect="00684A05">
          <w:type w:val="continuous"/>
          <w:pgSz w:w="11906" w:h="16838"/>
          <w:pgMar w:top="1440" w:right="1800" w:bottom="1440" w:left="1800" w:header="720" w:footer="720" w:gutter="0"/>
          <w:cols w:space="425"/>
          <w:docGrid w:type="lines" w:linePitch="312"/>
        </w:sectPr>
      </w:pPr>
      <w:r>
        <w:rPr>
          <w:rFonts w:hint="eastAsia"/>
        </w:rPr>
        <w:t>T</w:t>
      </w:r>
      <w:r>
        <w:t>able 1. Major foreign shipborne helicopter</w:t>
      </w:r>
      <w:r>
        <w:rPr>
          <w:rFonts w:hint="eastAsia"/>
        </w:rPr>
        <w:t>s</w:t>
      </w:r>
    </w:p>
    <w:p w14:paraId="56637F16" w14:textId="77777777" w:rsidR="00684A05" w:rsidRDefault="00684A05" w:rsidP="00684A05">
      <w:pPr>
        <w:ind w:firstLineChars="0" w:firstLine="0"/>
        <w:jc w:val="center"/>
        <w:rPr>
          <w:sz w:val="18"/>
          <w:szCs w:val="18"/>
        </w:rPr>
        <w:sectPr w:rsidR="00684A05" w:rsidSect="00684A05">
          <w:type w:val="continuous"/>
          <w:pgSz w:w="11906" w:h="16838"/>
          <w:pgMar w:top="1440" w:right="1800" w:bottom="1440" w:left="1800" w:header="720" w:footer="720" w:gutter="0"/>
          <w:cols w:space="425"/>
          <w:docGrid w:type="lines" w:linePitch="312"/>
        </w:sectPr>
      </w:pPr>
    </w:p>
    <w:tbl>
      <w:tblPr>
        <w:tblW w:w="85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2"/>
        <w:gridCol w:w="1203"/>
        <w:gridCol w:w="1044"/>
        <w:gridCol w:w="968"/>
        <w:gridCol w:w="996"/>
        <w:gridCol w:w="1140"/>
        <w:gridCol w:w="866"/>
        <w:gridCol w:w="866"/>
        <w:gridCol w:w="631"/>
      </w:tblGrid>
      <w:tr w:rsidR="00684A05" w:rsidRPr="006925CF" w14:paraId="17561941" w14:textId="77777777" w:rsidTr="00341855">
        <w:trPr>
          <w:trHeight w:val="676"/>
        </w:trPr>
        <w:tc>
          <w:tcPr>
            <w:tcW w:w="0" w:type="auto"/>
            <w:vAlign w:val="center"/>
          </w:tcPr>
          <w:p w14:paraId="420F4995" w14:textId="77777777" w:rsidR="00684A05" w:rsidRPr="006925CF" w:rsidRDefault="00684A05" w:rsidP="00341855">
            <w:pPr>
              <w:ind w:firstLineChars="0" w:firstLine="0"/>
              <w:jc w:val="center"/>
              <w:rPr>
                <w:sz w:val="16"/>
                <w:szCs w:val="16"/>
              </w:rPr>
            </w:pPr>
            <w:r w:rsidRPr="006925CF">
              <w:rPr>
                <w:rFonts w:hint="eastAsia"/>
                <w:sz w:val="16"/>
                <w:szCs w:val="16"/>
              </w:rPr>
              <w:t>首飞时间</w:t>
            </w:r>
            <w:r w:rsidRPr="00E87E60">
              <w:rPr>
                <w:rFonts w:hint="eastAsia"/>
                <w:sz w:val="16"/>
                <w:szCs w:val="16"/>
                <w:vertAlign w:val="superscript"/>
              </w:rPr>
              <w:t>1</w:t>
            </w:r>
            <w:r w:rsidRPr="00E87E60">
              <w:rPr>
                <w:sz w:val="16"/>
                <w:szCs w:val="16"/>
                <w:vertAlign w:val="superscript"/>
              </w:rPr>
              <w:t>)</w:t>
            </w:r>
          </w:p>
        </w:tc>
        <w:tc>
          <w:tcPr>
            <w:tcW w:w="0" w:type="auto"/>
            <w:vAlign w:val="center"/>
          </w:tcPr>
          <w:p w14:paraId="5F86A3C2" w14:textId="77777777" w:rsidR="00684A05" w:rsidRPr="006925CF" w:rsidRDefault="00684A05" w:rsidP="00341855">
            <w:pPr>
              <w:ind w:firstLineChars="0" w:firstLine="0"/>
              <w:jc w:val="center"/>
              <w:rPr>
                <w:sz w:val="16"/>
                <w:szCs w:val="16"/>
              </w:rPr>
            </w:pPr>
            <w:r w:rsidRPr="006925CF">
              <w:rPr>
                <w:rFonts w:hint="eastAsia"/>
                <w:sz w:val="16"/>
                <w:szCs w:val="16"/>
              </w:rPr>
              <w:t>研制单位</w:t>
            </w:r>
          </w:p>
        </w:tc>
        <w:tc>
          <w:tcPr>
            <w:tcW w:w="0" w:type="auto"/>
            <w:vAlign w:val="center"/>
          </w:tcPr>
          <w:p w14:paraId="4B452005" w14:textId="77777777" w:rsidR="00684A05" w:rsidRPr="006925CF" w:rsidRDefault="00684A05" w:rsidP="00341855">
            <w:pPr>
              <w:ind w:firstLineChars="0" w:firstLine="0"/>
              <w:jc w:val="center"/>
              <w:rPr>
                <w:sz w:val="16"/>
                <w:szCs w:val="16"/>
              </w:rPr>
            </w:pPr>
            <w:r w:rsidRPr="006925CF">
              <w:rPr>
                <w:rFonts w:hint="eastAsia"/>
                <w:sz w:val="16"/>
                <w:szCs w:val="16"/>
              </w:rPr>
              <w:t>型号</w:t>
            </w:r>
          </w:p>
        </w:tc>
        <w:tc>
          <w:tcPr>
            <w:tcW w:w="0" w:type="auto"/>
            <w:vAlign w:val="center"/>
          </w:tcPr>
          <w:p w14:paraId="35EA31CA" w14:textId="77777777" w:rsidR="00684A05" w:rsidRPr="006925CF" w:rsidRDefault="00684A05" w:rsidP="00341855">
            <w:pPr>
              <w:ind w:firstLineChars="0" w:firstLine="0"/>
              <w:jc w:val="center"/>
              <w:rPr>
                <w:sz w:val="16"/>
                <w:szCs w:val="16"/>
              </w:rPr>
            </w:pPr>
            <w:r w:rsidRPr="006925CF">
              <w:rPr>
                <w:rFonts w:hint="eastAsia"/>
                <w:sz w:val="16"/>
                <w:szCs w:val="16"/>
              </w:rPr>
              <w:t>别名</w:t>
            </w:r>
          </w:p>
        </w:tc>
        <w:tc>
          <w:tcPr>
            <w:tcW w:w="0" w:type="auto"/>
            <w:vAlign w:val="center"/>
          </w:tcPr>
          <w:p w14:paraId="7484E148" w14:textId="77777777" w:rsidR="00684A05" w:rsidRPr="006925CF" w:rsidRDefault="00684A05" w:rsidP="00341855">
            <w:pPr>
              <w:ind w:firstLineChars="0" w:firstLine="0"/>
              <w:jc w:val="center"/>
              <w:rPr>
                <w:sz w:val="16"/>
                <w:szCs w:val="16"/>
              </w:rPr>
            </w:pPr>
            <w:r w:rsidRPr="006925CF">
              <w:rPr>
                <w:rFonts w:hint="eastAsia"/>
                <w:sz w:val="16"/>
                <w:szCs w:val="16"/>
              </w:rPr>
              <w:t>构型</w:t>
            </w:r>
          </w:p>
        </w:tc>
        <w:tc>
          <w:tcPr>
            <w:tcW w:w="0" w:type="auto"/>
          </w:tcPr>
          <w:p w14:paraId="28C36B43" w14:textId="77777777" w:rsidR="00684A05" w:rsidRPr="006925CF" w:rsidRDefault="00684A05" w:rsidP="00341855">
            <w:pPr>
              <w:ind w:firstLineChars="0" w:firstLine="0"/>
              <w:jc w:val="center"/>
              <w:rPr>
                <w:sz w:val="16"/>
                <w:szCs w:val="16"/>
              </w:rPr>
            </w:pPr>
            <w:r w:rsidRPr="006925CF">
              <w:rPr>
                <w:rFonts w:hint="eastAsia"/>
                <w:sz w:val="16"/>
                <w:szCs w:val="16"/>
              </w:rPr>
              <w:t>最大起飞总重</w:t>
            </w:r>
            <w:r w:rsidRPr="006925CF">
              <w:rPr>
                <w:rFonts w:hint="eastAsia"/>
                <w:sz w:val="16"/>
                <w:szCs w:val="16"/>
              </w:rPr>
              <w:t>/kg</w:t>
            </w:r>
          </w:p>
        </w:tc>
        <w:tc>
          <w:tcPr>
            <w:tcW w:w="0" w:type="auto"/>
            <w:vAlign w:val="center"/>
          </w:tcPr>
          <w:p w14:paraId="6BF6B697" w14:textId="77777777" w:rsidR="00684A05" w:rsidRPr="006925CF" w:rsidRDefault="00684A05" w:rsidP="00341855">
            <w:pPr>
              <w:ind w:firstLineChars="0" w:firstLine="0"/>
              <w:jc w:val="center"/>
              <w:rPr>
                <w:sz w:val="16"/>
                <w:szCs w:val="16"/>
              </w:rPr>
            </w:pPr>
            <w:r w:rsidRPr="006925CF">
              <w:rPr>
                <w:rFonts w:hint="eastAsia"/>
                <w:sz w:val="16"/>
                <w:szCs w:val="16"/>
              </w:rPr>
              <w:t>旋翼直径</w:t>
            </w:r>
            <w:r w:rsidRPr="006925CF">
              <w:rPr>
                <w:rFonts w:hint="eastAsia"/>
                <w:sz w:val="16"/>
                <w:szCs w:val="16"/>
              </w:rPr>
              <w:t>/m</w:t>
            </w:r>
          </w:p>
        </w:tc>
        <w:tc>
          <w:tcPr>
            <w:tcW w:w="0" w:type="auto"/>
            <w:vAlign w:val="center"/>
          </w:tcPr>
          <w:p w14:paraId="72C7A31B" w14:textId="77777777" w:rsidR="00684A05" w:rsidRPr="006925CF" w:rsidRDefault="00684A05" w:rsidP="00341855">
            <w:pPr>
              <w:ind w:firstLineChars="0" w:firstLine="0"/>
              <w:jc w:val="center"/>
              <w:rPr>
                <w:sz w:val="16"/>
                <w:szCs w:val="16"/>
              </w:rPr>
            </w:pPr>
            <w:r w:rsidRPr="006925CF">
              <w:rPr>
                <w:rFonts w:hint="eastAsia"/>
                <w:sz w:val="16"/>
                <w:szCs w:val="16"/>
              </w:rPr>
              <w:t>机身长</w:t>
            </w:r>
            <w:r>
              <w:rPr>
                <w:rFonts w:hint="eastAsia"/>
                <w:sz w:val="16"/>
                <w:szCs w:val="16"/>
              </w:rPr>
              <w:t>度</w:t>
            </w:r>
            <w:r w:rsidRPr="006925CF">
              <w:rPr>
                <w:rFonts w:hint="eastAsia"/>
                <w:sz w:val="16"/>
                <w:szCs w:val="16"/>
              </w:rPr>
              <w:t>/m</w:t>
            </w:r>
          </w:p>
        </w:tc>
        <w:tc>
          <w:tcPr>
            <w:tcW w:w="0" w:type="auto"/>
            <w:vAlign w:val="center"/>
          </w:tcPr>
          <w:p w14:paraId="6FC94482" w14:textId="77777777" w:rsidR="00684A05" w:rsidRPr="006925CF" w:rsidRDefault="00684A05" w:rsidP="00341855">
            <w:pPr>
              <w:ind w:firstLineChars="0" w:firstLine="0"/>
              <w:jc w:val="center"/>
              <w:rPr>
                <w:sz w:val="16"/>
                <w:szCs w:val="16"/>
              </w:rPr>
            </w:pPr>
            <w:r w:rsidRPr="006925CF">
              <w:rPr>
                <w:rFonts w:hint="eastAsia"/>
                <w:sz w:val="16"/>
                <w:szCs w:val="16"/>
              </w:rPr>
              <w:t>高</w:t>
            </w:r>
            <w:r>
              <w:rPr>
                <w:rFonts w:hint="eastAsia"/>
                <w:sz w:val="16"/>
                <w:szCs w:val="16"/>
              </w:rPr>
              <w:t>度</w:t>
            </w:r>
            <w:r w:rsidRPr="006925CF">
              <w:rPr>
                <w:rFonts w:hint="eastAsia"/>
                <w:sz w:val="16"/>
                <w:szCs w:val="16"/>
              </w:rPr>
              <w:t>/m</w:t>
            </w:r>
          </w:p>
        </w:tc>
      </w:tr>
      <w:tr w:rsidR="00684A05" w:rsidRPr="006925CF" w14:paraId="59CF0B9C" w14:textId="77777777" w:rsidTr="00341855">
        <w:trPr>
          <w:trHeight w:val="512"/>
        </w:trPr>
        <w:tc>
          <w:tcPr>
            <w:tcW w:w="0" w:type="auto"/>
            <w:vAlign w:val="center"/>
          </w:tcPr>
          <w:p w14:paraId="5D1386FD" w14:textId="77777777" w:rsidR="00684A05" w:rsidRPr="006925CF" w:rsidRDefault="00684A05" w:rsidP="00341855">
            <w:pPr>
              <w:ind w:firstLineChars="0" w:firstLine="0"/>
              <w:jc w:val="center"/>
              <w:rPr>
                <w:sz w:val="16"/>
                <w:szCs w:val="16"/>
              </w:rPr>
            </w:pPr>
            <w:r w:rsidRPr="006925CF">
              <w:rPr>
                <w:rFonts w:hint="eastAsia"/>
                <w:sz w:val="16"/>
                <w:szCs w:val="16"/>
              </w:rPr>
              <w:t>1954</w:t>
            </w:r>
          </w:p>
        </w:tc>
        <w:tc>
          <w:tcPr>
            <w:tcW w:w="0" w:type="auto"/>
            <w:vAlign w:val="center"/>
          </w:tcPr>
          <w:p w14:paraId="512E707A" w14:textId="77777777" w:rsidR="00684A05" w:rsidRPr="006925CF" w:rsidRDefault="00684A05" w:rsidP="00341855">
            <w:pPr>
              <w:ind w:firstLineChars="0" w:firstLine="0"/>
              <w:jc w:val="center"/>
              <w:rPr>
                <w:sz w:val="16"/>
                <w:szCs w:val="16"/>
              </w:rPr>
            </w:pPr>
            <w:r w:rsidRPr="006925CF">
              <w:rPr>
                <w:rFonts w:hint="eastAsia"/>
                <w:sz w:val="16"/>
                <w:szCs w:val="16"/>
              </w:rPr>
              <w:t>美国西科斯基公司</w:t>
            </w:r>
          </w:p>
        </w:tc>
        <w:tc>
          <w:tcPr>
            <w:tcW w:w="0" w:type="auto"/>
            <w:vAlign w:val="center"/>
          </w:tcPr>
          <w:p w14:paraId="7D9DC69E" w14:textId="77777777" w:rsidR="00684A05" w:rsidRPr="006925CF" w:rsidRDefault="00684A05" w:rsidP="00341855">
            <w:pPr>
              <w:ind w:firstLineChars="0" w:firstLine="0"/>
              <w:jc w:val="center"/>
              <w:rPr>
                <w:sz w:val="16"/>
                <w:szCs w:val="16"/>
              </w:rPr>
            </w:pPr>
            <w:r w:rsidRPr="006925CF">
              <w:rPr>
                <w:rFonts w:hint="eastAsia"/>
                <w:sz w:val="16"/>
                <w:szCs w:val="16"/>
              </w:rPr>
              <w:t>UH-34D/E</w:t>
            </w:r>
          </w:p>
        </w:tc>
        <w:tc>
          <w:tcPr>
            <w:tcW w:w="0" w:type="auto"/>
            <w:vAlign w:val="center"/>
          </w:tcPr>
          <w:p w14:paraId="28D9947C" w14:textId="77777777" w:rsidR="00684A05" w:rsidRPr="006925CF" w:rsidRDefault="00684A05" w:rsidP="00341855">
            <w:pPr>
              <w:ind w:firstLineChars="0" w:firstLine="0"/>
              <w:jc w:val="center"/>
              <w:rPr>
                <w:sz w:val="16"/>
                <w:szCs w:val="16"/>
              </w:rPr>
            </w:pPr>
            <w:r w:rsidRPr="006925CF">
              <w:rPr>
                <w:rFonts w:hint="eastAsia"/>
                <w:sz w:val="16"/>
                <w:szCs w:val="16"/>
              </w:rPr>
              <w:t>Sea Horse</w:t>
            </w:r>
          </w:p>
        </w:tc>
        <w:tc>
          <w:tcPr>
            <w:tcW w:w="0" w:type="auto"/>
            <w:vAlign w:val="center"/>
          </w:tcPr>
          <w:p w14:paraId="3E2220E7" w14:textId="77777777" w:rsidR="00684A05" w:rsidRPr="006925CF" w:rsidRDefault="00684A05" w:rsidP="00341855">
            <w:pPr>
              <w:ind w:firstLineChars="0" w:firstLine="0"/>
              <w:jc w:val="center"/>
              <w:rPr>
                <w:sz w:val="16"/>
                <w:szCs w:val="16"/>
              </w:rPr>
            </w:pPr>
            <w:r w:rsidRPr="006925CF">
              <w:rPr>
                <w:rFonts w:hint="eastAsia"/>
                <w:sz w:val="16"/>
                <w:szCs w:val="16"/>
              </w:rPr>
              <w:t>单旋翼带尾桨式</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551F2D"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5900</w:t>
            </w:r>
          </w:p>
        </w:tc>
        <w:tc>
          <w:tcPr>
            <w:tcW w:w="0" w:type="auto"/>
            <w:tcBorders>
              <w:top w:val="single" w:sz="4" w:space="0" w:color="auto"/>
              <w:left w:val="single" w:sz="4" w:space="0" w:color="auto"/>
              <w:bottom w:val="single" w:sz="4" w:space="0" w:color="auto"/>
              <w:right w:val="single" w:sz="4" w:space="0" w:color="auto"/>
            </w:tcBorders>
            <w:vAlign w:val="center"/>
          </w:tcPr>
          <w:p w14:paraId="6299D258"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17.07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227615F"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14.25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CF4676"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4.85</w:t>
            </w:r>
          </w:p>
        </w:tc>
      </w:tr>
      <w:tr w:rsidR="00684A05" w:rsidRPr="006925CF" w14:paraId="1A5A4E05" w14:textId="77777777" w:rsidTr="00341855">
        <w:tc>
          <w:tcPr>
            <w:tcW w:w="0" w:type="auto"/>
            <w:vAlign w:val="center"/>
          </w:tcPr>
          <w:p w14:paraId="76FD4B7E" w14:textId="77777777" w:rsidR="00684A05" w:rsidRPr="006925CF" w:rsidRDefault="00684A05" w:rsidP="00341855">
            <w:pPr>
              <w:ind w:firstLineChars="0" w:firstLine="0"/>
              <w:jc w:val="center"/>
              <w:rPr>
                <w:sz w:val="16"/>
                <w:szCs w:val="16"/>
              </w:rPr>
            </w:pPr>
            <w:r w:rsidRPr="006925CF">
              <w:rPr>
                <w:rFonts w:hint="eastAsia"/>
                <w:sz w:val="16"/>
                <w:szCs w:val="16"/>
              </w:rPr>
              <w:t>1959</w:t>
            </w:r>
          </w:p>
        </w:tc>
        <w:tc>
          <w:tcPr>
            <w:tcW w:w="0" w:type="auto"/>
            <w:vAlign w:val="center"/>
          </w:tcPr>
          <w:p w14:paraId="6E460939" w14:textId="77777777" w:rsidR="00684A05" w:rsidRPr="006925CF" w:rsidRDefault="00684A05" w:rsidP="00341855">
            <w:pPr>
              <w:ind w:firstLineChars="0" w:firstLine="0"/>
              <w:jc w:val="center"/>
              <w:rPr>
                <w:sz w:val="16"/>
                <w:szCs w:val="16"/>
              </w:rPr>
            </w:pPr>
            <w:r w:rsidRPr="006925CF">
              <w:rPr>
                <w:rFonts w:hint="eastAsia"/>
                <w:sz w:val="16"/>
                <w:szCs w:val="16"/>
              </w:rPr>
              <w:t>美国西科斯基公司</w:t>
            </w:r>
          </w:p>
        </w:tc>
        <w:tc>
          <w:tcPr>
            <w:tcW w:w="0" w:type="auto"/>
            <w:vAlign w:val="center"/>
          </w:tcPr>
          <w:p w14:paraId="0FDCB1A4" w14:textId="77777777" w:rsidR="00684A05" w:rsidRPr="006925CF" w:rsidRDefault="00684A05" w:rsidP="00341855">
            <w:pPr>
              <w:ind w:firstLineChars="0" w:firstLine="0"/>
              <w:jc w:val="center"/>
              <w:rPr>
                <w:sz w:val="16"/>
                <w:szCs w:val="16"/>
              </w:rPr>
            </w:pPr>
            <w:r w:rsidRPr="006925CF">
              <w:rPr>
                <w:rFonts w:hint="eastAsia"/>
                <w:sz w:val="16"/>
                <w:szCs w:val="16"/>
              </w:rPr>
              <w:t>SH-3A</w:t>
            </w:r>
          </w:p>
        </w:tc>
        <w:tc>
          <w:tcPr>
            <w:tcW w:w="0" w:type="auto"/>
            <w:vAlign w:val="center"/>
          </w:tcPr>
          <w:p w14:paraId="2097A3A4" w14:textId="77777777" w:rsidR="00684A05" w:rsidRPr="006925CF" w:rsidRDefault="00684A05" w:rsidP="00341855">
            <w:pPr>
              <w:ind w:firstLineChars="0" w:firstLine="0"/>
              <w:jc w:val="center"/>
              <w:rPr>
                <w:sz w:val="16"/>
                <w:szCs w:val="16"/>
              </w:rPr>
            </w:pPr>
            <w:r w:rsidRPr="006925CF">
              <w:rPr>
                <w:rFonts w:hint="eastAsia"/>
                <w:sz w:val="16"/>
                <w:szCs w:val="16"/>
              </w:rPr>
              <w:t>Sea King</w:t>
            </w:r>
          </w:p>
        </w:tc>
        <w:tc>
          <w:tcPr>
            <w:tcW w:w="0" w:type="auto"/>
            <w:vAlign w:val="center"/>
          </w:tcPr>
          <w:p w14:paraId="746D93DB" w14:textId="77777777" w:rsidR="00684A05" w:rsidRPr="006925CF" w:rsidRDefault="00684A05" w:rsidP="00341855">
            <w:pPr>
              <w:ind w:firstLineChars="0" w:firstLine="0"/>
              <w:jc w:val="center"/>
              <w:rPr>
                <w:sz w:val="16"/>
                <w:szCs w:val="16"/>
              </w:rPr>
            </w:pPr>
            <w:r w:rsidRPr="006925CF">
              <w:rPr>
                <w:rFonts w:hint="eastAsia"/>
                <w:sz w:val="16"/>
                <w:szCs w:val="16"/>
              </w:rPr>
              <w:t>单旋翼带尾桨式</w:t>
            </w:r>
          </w:p>
        </w:tc>
        <w:tc>
          <w:tcPr>
            <w:tcW w:w="0" w:type="auto"/>
            <w:tcBorders>
              <w:top w:val="nil"/>
              <w:left w:val="single" w:sz="4" w:space="0" w:color="auto"/>
              <w:bottom w:val="single" w:sz="4" w:space="0" w:color="auto"/>
              <w:right w:val="single" w:sz="4" w:space="0" w:color="auto"/>
            </w:tcBorders>
            <w:shd w:val="clear" w:color="auto" w:fill="auto"/>
            <w:vAlign w:val="center"/>
          </w:tcPr>
          <w:p w14:paraId="2ACE2B20"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9300</w:t>
            </w:r>
          </w:p>
        </w:tc>
        <w:tc>
          <w:tcPr>
            <w:tcW w:w="0" w:type="auto"/>
            <w:tcBorders>
              <w:top w:val="nil"/>
              <w:left w:val="single" w:sz="4" w:space="0" w:color="auto"/>
              <w:bottom w:val="single" w:sz="4" w:space="0" w:color="auto"/>
              <w:right w:val="single" w:sz="4" w:space="0" w:color="auto"/>
            </w:tcBorders>
            <w:vAlign w:val="center"/>
          </w:tcPr>
          <w:p w14:paraId="42593A20"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18.9</w:t>
            </w:r>
          </w:p>
        </w:tc>
        <w:tc>
          <w:tcPr>
            <w:tcW w:w="0" w:type="auto"/>
            <w:tcBorders>
              <w:top w:val="nil"/>
              <w:left w:val="single" w:sz="4" w:space="0" w:color="auto"/>
              <w:bottom w:val="single" w:sz="4" w:space="0" w:color="auto"/>
              <w:right w:val="single" w:sz="4" w:space="0" w:color="auto"/>
            </w:tcBorders>
            <w:shd w:val="clear" w:color="auto" w:fill="auto"/>
            <w:vAlign w:val="center"/>
          </w:tcPr>
          <w:p w14:paraId="7417ACBF"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16.69</w:t>
            </w:r>
          </w:p>
        </w:tc>
        <w:tc>
          <w:tcPr>
            <w:tcW w:w="0" w:type="auto"/>
            <w:tcBorders>
              <w:top w:val="nil"/>
              <w:left w:val="single" w:sz="4" w:space="0" w:color="auto"/>
              <w:bottom w:val="single" w:sz="4" w:space="0" w:color="auto"/>
              <w:right w:val="single" w:sz="4" w:space="0" w:color="auto"/>
            </w:tcBorders>
            <w:shd w:val="clear" w:color="auto" w:fill="auto"/>
            <w:vAlign w:val="center"/>
          </w:tcPr>
          <w:p w14:paraId="4B4B1465"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 xml:space="preserve">　</w:t>
            </w:r>
          </w:p>
        </w:tc>
      </w:tr>
      <w:tr w:rsidR="00684A05" w:rsidRPr="006925CF" w14:paraId="6FC36FB8" w14:textId="77777777" w:rsidTr="00341855">
        <w:tc>
          <w:tcPr>
            <w:tcW w:w="0" w:type="auto"/>
            <w:vAlign w:val="center"/>
          </w:tcPr>
          <w:p w14:paraId="156FDBCD" w14:textId="77777777" w:rsidR="00684A05" w:rsidRPr="006925CF" w:rsidRDefault="00684A05" w:rsidP="00341855">
            <w:pPr>
              <w:ind w:firstLineChars="0" w:firstLine="0"/>
              <w:jc w:val="center"/>
              <w:rPr>
                <w:sz w:val="16"/>
                <w:szCs w:val="16"/>
              </w:rPr>
            </w:pPr>
            <w:r w:rsidRPr="006925CF">
              <w:rPr>
                <w:rFonts w:hint="eastAsia"/>
                <w:sz w:val="16"/>
                <w:szCs w:val="16"/>
              </w:rPr>
              <w:t>1959</w:t>
            </w:r>
          </w:p>
        </w:tc>
        <w:tc>
          <w:tcPr>
            <w:tcW w:w="0" w:type="auto"/>
            <w:vAlign w:val="center"/>
          </w:tcPr>
          <w:p w14:paraId="7F5013F9" w14:textId="77777777" w:rsidR="00684A05" w:rsidRPr="006925CF" w:rsidRDefault="00684A05" w:rsidP="00341855">
            <w:pPr>
              <w:ind w:firstLineChars="0" w:firstLine="0"/>
              <w:jc w:val="center"/>
              <w:rPr>
                <w:sz w:val="16"/>
                <w:szCs w:val="16"/>
              </w:rPr>
            </w:pPr>
            <w:r w:rsidRPr="006925CF">
              <w:rPr>
                <w:rFonts w:hint="eastAsia"/>
                <w:sz w:val="16"/>
                <w:szCs w:val="16"/>
              </w:rPr>
              <w:t>美国卡曼宇航公司</w:t>
            </w:r>
          </w:p>
        </w:tc>
        <w:tc>
          <w:tcPr>
            <w:tcW w:w="0" w:type="auto"/>
            <w:vAlign w:val="center"/>
          </w:tcPr>
          <w:p w14:paraId="3E1B22C1" w14:textId="77777777" w:rsidR="00684A05" w:rsidRPr="006925CF" w:rsidRDefault="00684A05" w:rsidP="00341855">
            <w:pPr>
              <w:ind w:firstLineChars="0" w:firstLine="0"/>
              <w:jc w:val="center"/>
              <w:rPr>
                <w:sz w:val="16"/>
                <w:szCs w:val="16"/>
              </w:rPr>
            </w:pPr>
            <w:r w:rsidRPr="006925CF">
              <w:rPr>
                <w:rFonts w:hint="eastAsia"/>
                <w:sz w:val="16"/>
                <w:szCs w:val="16"/>
              </w:rPr>
              <w:t>SH-2</w:t>
            </w:r>
            <w:r w:rsidRPr="006925CF">
              <w:rPr>
                <w:sz w:val="16"/>
                <w:szCs w:val="16"/>
              </w:rPr>
              <w:t>D</w:t>
            </w:r>
          </w:p>
        </w:tc>
        <w:tc>
          <w:tcPr>
            <w:tcW w:w="0" w:type="auto"/>
            <w:vAlign w:val="center"/>
          </w:tcPr>
          <w:p w14:paraId="32112426" w14:textId="77777777" w:rsidR="00684A05" w:rsidRPr="006925CF" w:rsidRDefault="00684A05" w:rsidP="00341855">
            <w:pPr>
              <w:ind w:firstLineChars="0" w:firstLine="0"/>
              <w:jc w:val="center"/>
              <w:rPr>
                <w:sz w:val="16"/>
                <w:szCs w:val="16"/>
              </w:rPr>
            </w:pPr>
            <w:r w:rsidRPr="006925CF">
              <w:rPr>
                <w:rFonts w:hint="eastAsia"/>
                <w:sz w:val="16"/>
                <w:szCs w:val="16"/>
              </w:rPr>
              <w:t>Sea Sprite</w:t>
            </w:r>
          </w:p>
        </w:tc>
        <w:tc>
          <w:tcPr>
            <w:tcW w:w="0" w:type="auto"/>
            <w:vAlign w:val="center"/>
          </w:tcPr>
          <w:p w14:paraId="56A49E12" w14:textId="77777777" w:rsidR="00684A05" w:rsidRPr="006925CF" w:rsidRDefault="00684A05" w:rsidP="00341855">
            <w:pPr>
              <w:ind w:firstLineChars="0" w:firstLine="0"/>
              <w:jc w:val="center"/>
              <w:rPr>
                <w:sz w:val="16"/>
                <w:szCs w:val="16"/>
              </w:rPr>
            </w:pPr>
            <w:r w:rsidRPr="006925CF">
              <w:rPr>
                <w:rFonts w:hint="eastAsia"/>
                <w:sz w:val="16"/>
                <w:szCs w:val="16"/>
              </w:rPr>
              <w:t>单旋翼带尾桨式</w:t>
            </w:r>
          </w:p>
        </w:tc>
        <w:tc>
          <w:tcPr>
            <w:tcW w:w="0" w:type="auto"/>
            <w:tcBorders>
              <w:top w:val="nil"/>
              <w:left w:val="single" w:sz="4" w:space="0" w:color="auto"/>
              <w:bottom w:val="single" w:sz="4" w:space="0" w:color="auto"/>
              <w:right w:val="single" w:sz="4" w:space="0" w:color="auto"/>
            </w:tcBorders>
            <w:shd w:val="clear" w:color="auto" w:fill="auto"/>
            <w:vAlign w:val="center"/>
          </w:tcPr>
          <w:p w14:paraId="0450F155"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5805</w:t>
            </w:r>
          </w:p>
        </w:tc>
        <w:tc>
          <w:tcPr>
            <w:tcW w:w="0" w:type="auto"/>
            <w:tcBorders>
              <w:top w:val="nil"/>
              <w:left w:val="single" w:sz="4" w:space="0" w:color="auto"/>
              <w:bottom w:val="single" w:sz="4" w:space="0" w:color="auto"/>
              <w:right w:val="single" w:sz="4" w:space="0" w:color="auto"/>
            </w:tcBorders>
            <w:vAlign w:val="center"/>
          </w:tcPr>
          <w:p w14:paraId="304706B9"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13.14</w:t>
            </w:r>
          </w:p>
        </w:tc>
        <w:tc>
          <w:tcPr>
            <w:tcW w:w="0" w:type="auto"/>
            <w:tcBorders>
              <w:top w:val="nil"/>
              <w:left w:val="single" w:sz="4" w:space="0" w:color="auto"/>
              <w:bottom w:val="single" w:sz="4" w:space="0" w:color="auto"/>
              <w:right w:val="single" w:sz="4" w:space="0" w:color="auto"/>
            </w:tcBorders>
            <w:shd w:val="clear" w:color="auto" w:fill="auto"/>
            <w:vAlign w:val="center"/>
          </w:tcPr>
          <w:p w14:paraId="2FD9AD91"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12.34</w:t>
            </w:r>
          </w:p>
        </w:tc>
        <w:tc>
          <w:tcPr>
            <w:tcW w:w="0" w:type="auto"/>
            <w:tcBorders>
              <w:top w:val="nil"/>
              <w:left w:val="single" w:sz="4" w:space="0" w:color="auto"/>
              <w:bottom w:val="single" w:sz="4" w:space="0" w:color="auto"/>
              <w:right w:val="single" w:sz="4" w:space="0" w:color="auto"/>
            </w:tcBorders>
            <w:shd w:val="clear" w:color="auto" w:fill="auto"/>
            <w:vAlign w:val="center"/>
          </w:tcPr>
          <w:p w14:paraId="4CE45CA8"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4.62</w:t>
            </w:r>
          </w:p>
        </w:tc>
      </w:tr>
      <w:tr w:rsidR="00684A05" w:rsidRPr="006925CF" w14:paraId="68D27B0B" w14:textId="77777777" w:rsidTr="00341855">
        <w:tc>
          <w:tcPr>
            <w:tcW w:w="0" w:type="auto"/>
            <w:vAlign w:val="center"/>
          </w:tcPr>
          <w:p w14:paraId="37A1EC1E" w14:textId="77777777" w:rsidR="00684A05" w:rsidRPr="006925CF" w:rsidRDefault="00684A05" w:rsidP="00341855">
            <w:pPr>
              <w:ind w:firstLineChars="0" w:firstLine="0"/>
              <w:jc w:val="center"/>
              <w:rPr>
                <w:sz w:val="16"/>
                <w:szCs w:val="16"/>
              </w:rPr>
            </w:pPr>
            <w:r w:rsidRPr="006925CF">
              <w:rPr>
                <w:rFonts w:hint="eastAsia"/>
                <w:sz w:val="16"/>
                <w:szCs w:val="16"/>
              </w:rPr>
              <w:t>1961</w:t>
            </w:r>
          </w:p>
        </w:tc>
        <w:tc>
          <w:tcPr>
            <w:tcW w:w="0" w:type="auto"/>
            <w:vAlign w:val="center"/>
          </w:tcPr>
          <w:p w14:paraId="59EC018E" w14:textId="77777777" w:rsidR="00684A05" w:rsidRPr="006925CF" w:rsidRDefault="00684A05" w:rsidP="00341855">
            <w:pPr>
              <w:ind w:firstLineChars="0" w:firstLine="0"/>
              <w:jc w:val="center"/>
              <w:rPr>
                <w:sz w:val="16"/>
                <w:szCs w:val="16"/>
              </w:rPr>
            </w:pPr>
            <w:r w:rsidRPr="006925CF">
              <w:rPr>
                <w:rFonts w:hint="eastAsia"/>
                <w:sz w:val="16"/>
                <w:szCs w:val="16"/>
              </w:rPr>
              <w:t>苏联卡莫夫设计局</w:t>
            </w:r>
          </w:p>
        </w:tc>
        <w:tc>
          <w:tcPr>
            <w:tcW w:w="0" w:type="auto"/>
            <w:vAlign w:val="center"/>
          </w:tcPr>
          <w:p w14:paraId="4E048970" w14:textId="77777777" w:rsidR="00684A05" w:rsidRPr="006925CF" w:rsidRDefault="00684A05" w:rsidP="00341855">
            <w:pPr>
              <w:ind w:firstLineChars="0" w:firstLine="0"/>
              <w:jc w:val="center"/>
              <w:rPr>
                <w:sz w:val="16"/>
                <w:szCs w:val="16"/>
              </w:rPr>
            </w:pPr>
            <w:r w:rsidRPr="006925CF">
              <w:rPr>
                <w:rFonts w:hint="eastAsia"/>
                <w:sz w:val="16"/>
                <w:szCs w:val="16"/>
              </w:rPr>
              <w:t>Ka-25</w:t>
            </w:r>
          </w:p>
        </w:tc>
        <w:tc>
          <w:tcPr>
            <w:tcW w:w="0" w:type="auto"/>
            <w:vAlign w:val="center"/>
          </w:tcPr>
          <w:p w14:paraId="1F197A43" w14:textId="77777777" w:rsidR="00684A05" w:rsidRPr="006925CF" w:rsidRDefault="00684A05" w:rsidP="00341855">
            <w:pPr>
              <w:ind w:firstLineChars="0" w:firstLine="0"/>
              <w:jc w:val="center"/>
              <w:rPr>
                <w:sz w:val="16"/>
                <w:szCs w:val="16"/>
              </w:rPr>
            </w:pPr>
            <w:r w:rsidRPr="006925CF">
              <w:rPr>
                <w:rFonts w:hint="eastAsia"/>
                <w:sz w:val="16"/>
                <w:szCs w:val="16"/>
              </w:rPr>
              <w:t>Hormone</w:t>
            </w:r>
          </w:p>
        </w:tc>
        <w:tc>
          <w:tcPr>
            <w:tcW w:w="0" w:type="auto"/>
            <w:vAlign w:val="center"/>
          </w:tcPr>
          <w:p w14:paraId="2F741762" w14:textId="77777777" w:rsidR="00684A05" w:rsidRPr="006925CF" w:rsidRDefault="00684A05" w:rsidP="00341855">
            <w:pPr>
              <w:ind w:firstLineChars="0" w:firstLine="0"/>
              <w:jc w:val="center"/>
              <w:rPr>
                <w:sz w:val="16"/>
                <w:szCs w:val="16"/>
              </w:rPr>
            </w:pPr>
            <w:r w:rsidRPr="006925CF">
              <w:rPr>
                <w:rFonts w:hint="eastAsia"/>
                <w:sz w:val="16"/>
                <w:szCs w:val="16"/>
              </w:rPr>
              <w:t>双旋翼共轴式</w:t>
            </w:r>
          </w:p>
        </w:tc>
        <w:tc>
          <w:tcPr>
            <w:tcW w:w="0" w:type="auto"/>
            <w:tcBorders>
              <w:top w:val="nil"/>
              <w:left w:val="single" w:sz="4" w:space="0" w:color="auto"/>
              <w:bottom w:val="single" w:sz="4" w:space="0" w:color="auto"/>
              <w:right w:val="single" w:sz="4" w:space="0" w:color="auto"/>
            </w:tcBorders>
            <w:shd w:val="clear" w:color="auto" w:fill="auto"/>
            <w:vAlign w:val="center"/>
          </w:tcPr>
          <w:p w14:paraId="13B1E98A"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7200</w:t>
            </w:r>
          </w:p>
        </w:tc>
        <w:tc>
          <w:tcPr>
            <w:tcW w:w="0" w:type="auto"/>
            <w:tcBorders>
              <w:top w:val="nil"/>
              <w:left w:val="single" w:sz="4" w:space="0" w:color="auto"/>
              <w:bottom w:val="single" w:sz="4" w:space="0" w:color="auto"/>
              <w:right w:val="single" w:sz="4" w:space="0" w:color="auto"/>
            </w:tcBorders>
            <w:vAlign w:val="center"/>
          </w:tcPr>
          <w:p w14:paraId="2B590BEE"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15.74</w:t>
            </w:r>
          </w:p>
        </w:tc>
        <w:tc>
          <w:tcPr>
            <w:tcW w:w="0" w:type="auto"/>
            <w:tcBorders>
              <w:top w:val="nil"/>
              <w:left w:val="single" w:sz="4" w:space="0" w:color="auto"/>
              <w:bottom w:val="single" w:sz="4" w:space="0" w:color="auto"/>
              <w:right w:val="single" w:sz="4" w:space="0" w:color="auto"/>
            </w:tcBorders>
            <w:shd w:val="clear" w:color="auto" w:fill="auto"/>
            <w:vAlign w:val="center"/>
          </w:tcPr>
          <w:p w14:paraId="122B772A"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9.75</w:t>
            </w:r>
          </w:p>
        </w:tc>
        <w:tc>
          <w:tcPr>
            <w:tcW w:w="0" w:type="auto"/>
            <w:tcBorders>
              <w:top w:val="nil"/>
              <w:left w:val="single" w:sz="4" w:space="0" w:color="auto"/>
              <w:bottom w:val="single" w:sz="4" w:space="0" w:color="auto"/>
              <w:right w:val="single" w:sz="4" w:space="0" w:color="auto"/>
            </w:tcBorders>
            <w:shd w:val="clear" w:color="auto" w:fill="auto"/>
            <w:vAlign w:val="center"/>
          </w:tcPr>
          <w:p w14:paraId="28874799"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5.37</w:t>
            </w:r>
          </w:p>
        </w:tc>
      </w:tr>
      <w:tr w:rsidR="00684A05" w:rsidRPr="006925CF" w14:paraId="6B3CC761" w14:textId="77777777" w:rsidTr="00341855">
        <w:tc>
          <w:tcPr>
            <w:tcW w:w="0" w:type="auto"/>
            <w:vAlign w:val="center"/>
          </w:tcPr>
          <w:p w14:paraId="6DC73341" w14:textId="77777777" w:rsidR="00684A05" w:rsidRPr="006925CF" w:rsidRDefault="00684A05" w:rsidP="00341855">
            <w:pPr>
              <w:ind w:firstLineChars="0" w:firstLine="0"/>
              <w:jc w:val="center"/>
              <w:rPr>
                <w:sz w:val="16"/>
                <w:szCs w:val="16"/>
              </w:rPr>
            </w:pPr>
            <w:r w:rsidRPr="006925CF">
              <w:rPr>
                <w:rFonts w:hint="eastAsia"/>
                <w:sz w:val="16"/>
                <w:szCs w:val="16"/>
              </w:rPr>
              <w:t>1962</w:t>
            </w:r>
          </w:p>
        </w:tc>
        <w:tc>
          <w:tcPr>
            <w:tcW w:w="0" w:type="auto"/>
            <w:vAlign w:val="center"/>
          </w:tcPr>
          <w:p w14:paraId="0E0631CA" w14:textId="77777777" w:rsidR="00684A05" w:rsidRPr="006925CF" w:rsidRDefault="00684A05" w:rsidP="00341855">
            <w:pPr>
              <w:ind w:firstLineChars="0" w:firstLine="0"/>
              <w:jc w:val="center"/>
              <w:rPr>
                <w:sz w:val="16"/>
                <w:szCs w:val="16"/>
              </w:rPr>
            </w:pPr>
            <w:r w:rsidRPr="006925CF">
              <w:rPr>
                <w:rFonts w:hint="eastAsia"/>
                <w:sz w:val="16"/>
                <w:szCs w:val="16"/>
              </w:rPr>
              <w:t>美波音直升机公司</w:t>
            </w:r>
          </w:p>
        </w:tc>
        <w:tc>
          <w:tcPr>
            <w:tcW w:w="0" w:type="auto"/>
            <w:vAlign w:val="center"/>
          </w:tcPr>
          <w:p w14:paraId="1EB0B886" w14:textId="77777777" w:rsidR="00684A05" w:rsidRPr="006925CF" w:rsidRDefault="00684A05" w:rsidP="00341855">
            <w:pPr>
              <w:ind w:firstLineChars="0" w:firstLine="0"/>
              <w:jc w:val="center"/>
              <w:rPr>
                <w:sz w:val="16"/>
                <w:szCs w:val="16"/>
              </w:rPr>
            </w:pPr>
            <w:r w:rsidRPr="006925CF">
              <w:rPr>
                <w:rFonts w:hint="eastAsia"/>
                <w:sz w:val="16"/>
                <w:szCs w:val="16"/>
              </w:rPr>
              <w:t>CH-46</w:t>
            </w:r>
          </w:p>
        </w:tc>
        <w:tc>
          <w:tcPr>
            <w:tcW w:w="0" w:type="auto"/>
            <w:vAlign w:val="center"/>
          </w:tcPr>
          <w:p w14:paraId="7CA3B19C" w14:textId="77777777" w:rsidR="00684A05" w:rsidRPr="006925CF" w:rsidRDefault="00684A05" w:rsidP="00341855">
            <w:pPr>
              <w:ind w:firstLineChars="0" w:firstLine="0"/>
              <w:jc w:val="center"/>
              <w:rPr>
                <w:sz w:val="16"/>
                <w:szCs w:val="16"/>
              </w:rPr>
            </w:pPr>
            <w:r w:rsidRPr="006925CF">
              <w:rPr>
                <w:rFonts w:hint="eastAsia"/>
                <w:sz w:val="16"/>
                <w:szCs w:val="16"/>
              </w:rPr>
              <w:t>Sea Knight</w:t>
            </w:r>
          </w:p>
        </w:tc>
        <w:tc>
          <w:tcPr>
            <w:tcW w:w="0" w:type="auto"/>
            <w:vAlign w:val="center"/>
          </w:tcPr>
          <w:p w14:paraId="2EE1B212" w14:textId="77777777" w:rsidR="00684A05" w:rsidRPr="006925CF" w:rsidRDefault="00684A05" w:rsidP="00341855">
            <w:pPr>
              <w:ind w:firstLineChars="0" w:firstLine="0"/>
              <w:jc w:val="center"/>
              <w:rPr>
                <w:sz w:val="16"/>
                <w:szCs w:val="16"/>
              </w:rPr>
            </w:pPr>
            <w:r w:rsidRPr="006925CF">
              <w:rPr>
                <w:rFonts w:hint="eastAsia"/>
                <w:sz w:val="16"/>
                <w:szCs w:val="16"/>
              </w:rPr>
              <w:t>双旋翼纵列式</w:t>
            </w:r>
          </w:p>
        </w:tc>
        <w:tc>
          <w:tcPr>
            <w:tcW w:w="0" w:type="auto"/>
            <w:tcBorders>
              <w:top w:val="nil"/>
              <w:left w:val="single" w:sz="4" w:space="0" w:color="auto"/>
              <w:bottom w:val="single" w:sz="4" w:space="0" w:color="auto"/>
              <w:right w:val="single" w:sz="4" w:space="0" w:color="auto"/>
            </w:tcBorders>
            <w:shd w:val="clear" w:color="auto" w:fill="auto"/>
            <w:vAlign w:val="center"/>
          </w:tcPr>
          <w:p w14:paraId="237934E2"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9706</w:t>
            </w:r>
          </w:p>
        </w:tc>
        <w:tc>
          <w:tcPr>
            <w:tcW w:w="0" w:type="auto"/>
            <w:tcBorders>
              <w:top w:val="nil"/>
              <w:left w:val="single" w:sz="4" w:space="0" w:color="auto"/>
              <w:bottom w:val="single" w:sz="4" w:space="0" w:color="auto"/>
              <w:right w:val="single" w:sz="4" w:space="0" w:color="auto"/>
            </w:tcBorders>
            <w:vAlign w:val="center"/>
          </w:tcPr>
          <w:p w14:paraId="7BEE7B7E"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15.24</w:t>
            </w:r>
          </w:p>
        </w:tc>
        <w:tc>
          <w:tcPr>
            <w:tcW w:w="0" w:type="auto"/>
            <w:tcBorders>
              <w:top w:val="nil"/>
              <w:left w:val="single" w:sz="4" w:space="0" w:color="auto"/>
              <w:bottom w:val="single" w:sz="4" w:space="0" w:color="auto"/>
              <w:right w:val="single" w:sz="4" w:space="0" w:color="auto"/>
            </w:tcBorders>
            <w:shd w:val="clear" w:color="auto" w:fill="auto"/>
            <w:vAlign w:val="center"/>
          </w:tcPr>
          <w:p w14:paraId="07049639"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13.59</w:t>
            </w:r>
          </w:p>
        </w:tc>
        <w:tc>
          <w:tcPr>
            <w:tcW w:w="0" w:type="auto"/>
            <w:tcBorders>
              <w:top w:val="nil"/>
              <w:left w:val="single" w:sz="4" w:space="0" w:color="auto"/>
              <w:bottom w:val="single" w:sz="4" w:space="0" w:color="auto"/>
              <w:right w:val="single" w:sz="4" w:space="0" w:color="auto"/>
            </w:tcBorders>
            <w:shd w:val="clear" w:color="auto" w:fill="auto"/>
            <w:vAlign w:val="center"/>
          </w:tcPr>
          <w:p w14:paraId="5603CF83"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5.09</w:t>
            </w:r>
          </w:p>
        </w:tc>
      </w:tr>
      <w:tr w:rsidR="00684A05" w:rsidRPr="006925CF" w14:paraId="3B90ECCC" w14:textId="77777777" w:rsidTr="00341855">
        <w:tc>
          <w:tcPr>
            <w:tcW w:w="0" w:type="auto"/>
            <w:vAlign w:val="center"/>
          </w:tcPr>
          <w:p w14:paraId="15B9B892" w14:textId="77777777" w:rsidR="00684A05" w:rsidRPr="006925CF" w:rsidRDefault="00684A05" w:rsidP="00341855">
            <w:pPr>
              <w:ind w:firstLineChars="0" w:firstLine="0"/>
              <w:jc w:val="center"/>
              <w:rPr>
                <w:sz w:val="16"/>
                <w:szCs w:val="16"/>
              </w:rPr>
            </w:pPr>
            <w:r w:rsidRPr="006925CF">
              <w:rPr>
                <w:rFonts w:hint="eastAsia"/>
                <w:sz w:val="16"/>
                <w:szCs w:val="16"/>
              </w:rPr>
              <w:lastRenderedPageBreak/>
              <w:t>1963</w:t>
            </w:r>
          </w:p>
        </w:tc>
        <w:tc>
          <w:tcPr>
            <w:tcW w:w="0" w:type="auto"/>
            <w:vAlign w:val="center"/>
          </w:tcPr>
          <w:p w14:paraId="10EA74E9" w14:textId="77777777" w:rsidR="00684A05" w:rsidRPr="006925CF" w:rsidRDefault="00684A05" w:rsidP="00341855">
            <w:pPr>
              <w:ind w:firstLineChars="0" w:firstLine="0"/>
              <w:jc w:val="center"/>
              <w:rPr>
                <w:sz w:val="16"/>
                <w:szCs w:val="16"/>
              </w:rPr>
            </w:pPr>
            <w:r w:rsidRPr="006925CF">
              <w:rPr>
                <w:rFonts w:hint="eastAsia"/>
                <w:sz w:val="16"/>
                <w:szCs w:val="16"/>
              </w:rPr>
              <w:t>法国宇航公司</w:t>
            </w:r>
          </w:p>
        </w:tc>
        <w:tc>
          <w:tcPr>
            <w:tcW w:w="0" w:type="auto"/>
            <w:vAlign w:val="center"/>
          </w:tcPr>
          <w:p w14:paraId="0D93C725" w14:textId="77777777" w:rsidR="00684A05" w:rsidRPr="006925CF" w:rsidRDefault="00684A05" w:rsidP="00341855">
            <w:pPr>
              <w:ind w:firstLineChars="0" w:firstLine="0"/>
              <w:jc w:val="center"/>
              <w:rPr>
                <w:sz w:val="16"/>
                <w:szCs w:val="16"/>
              </w:rPr>
            </w:pPr>
            <w:r w:rsidRPr="006925CF">
              <w:rPr>
                <w:rFonts w:hint="eastAsia"/>
                <w:sz w:val="16"/>
                <w:szCs w:val="16"/>
              </w:rPr>
              <w:t>SA321</w:t>
            </w:r>
          </w:p>
        </w:tc>
        <w:tc>
          <w:tcPr>
            <w:tcW w:w="0" w:type="auto"/>
            <w:vAlign w:val="center"/>
          </w:tcPr>
          <w:p w14:paraId="794B8844" w14:textId="77777777" w:rsidR="00684A05" w:rsidRPr="006925CF" w:rsidRDefault="00684A05" w:rsidP="00341855">
            <w:pPr>
              <w:ind w:firstLineChars="0" w:firstLine="0"/>
              <w:jc w:val="center"/>
              <w:rPr>
                <w:sz w:val="16"/>
                <w:szCs w:val="16"/>
              </w:rPr>
            </w:pPr>
            <w:r w:rsidRPr="006925CF">
              <w:rPr>
                <w:rFonts w:hint="eastAsia"/>
                <w:sz w:val="16"/>
                <w:szCs w:val="16"/>
              </w:rPr>
              <w:t xml:space="preserve">Super </w:t>
            </w:r>
            <w:proofErr w:type="spellStart"/>
            <w:r w:rsidRPr="006925CF">
              <w:rPr>
                <w:rFonts w:hint="eastAsia"/>
                <w:sz w:val="16"/>
                <w:szCs w:val="16"/>
              </w:rPr>
              <w:t>Frelon</w:t>
            </w:r>
            <w:proofErr w:type="spellEnd"/>
          </w:p>
        </w:tc>
        <w:tc>
          <w:tcPr>
            <w:tcW w:w="0" w:type="auto"/>
            <w:vAlign w:val="center"/>
          </w:tcPr>
          <w:p w14:paraId="61B790E3" w14:textId="77777777" w:rsidR="00684A05" w:rsidRPr="006925CF" w:rsidRDefault="00684A05" w:rsidP="00341855">
            <w:pPr>
              <w:ind w:firstLineChars="0" w:firstLine="0"/>
              <w:jc w:val="center"/>
              <w:rPr>
                <w:sz w:val="16"/>
                <w:szCs w:val="16"/>
              </w:rPr>
            </w:pPr>
            <w:r w:rsidRPr="006925CF">
              <w:rPr>
                <w:rFonts w:hint="eastAsia"/>
                <w:sz w:val="16"/>
                <w:szCs w:val="16"/>
              </w:rPr>
              <w:t>单旋翼带尾桨式</w:t>
            </w:r>
          </w:p>
        </w:tc>
        <w:tc>
          <w:tcPr>
            <w:tcW w:w="0" w:type="auto"/>
            <w:tcBorders>
              <w:top w:val="nil"/>
              <w:left w:val="single" w:sz="4" w:space="0" w:color="auto"/>
              <w:bottom w:val="single" w:sz="4" w:space="0" w:color="auto"/>
              <w:right w:val="single" w:sz="4" w:space="0" w:color="auto"/>
            </w:tcBorders>
            <w:shd w:val="clear" w:color="auto" w:fill="auto"/>
            <w:vAlign w:val="center"/>
          </w:tcPr>
          <w:p w14:paraId="5A3E3BCA"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13000</w:t>
            </w:r>
          </w:p>
        </w:tc>
        <w:tc>
          <w:tcPr>
            <w:tcW w:w="0" w:type="auto"/>
            <w:tcBorders>
              <w:top w:val="nil"/>
              <w:left w:val="single" w:sz="4" w:space="0" w:color="auto"/>
              <w:bottom w:val="single" w:sz="4" w:space="0" w:color="auto"/>
              <w:right w:val="single" w:sz="4" w:space="0" w:color="auto"/>
            </w:tcBorders>
            <w:vAlign w:val="center"/>
          </w:tcPr>
          <w:p w14:paraId="2088A0BB"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18.9</w:t>
            </w:r>
          </w:p>
        </w:tc>
        <w:tc>
          <w:tcPr>
            <w:tcW w:w="0" w:type="auto"/>
            <w:tcBorders>
              <w:top w:val="nil"/>
              <w:left w:val="single" w:sz="4" w:space="0" w:color="auto"/>
              <w:bottom w:val="single" w:sz="4" w:space="0" w:color="auto"/>
              <w:right w:val="single" w:sz="4" w:space="0" w:color="auto"/>
            </w:tcBorders>
            <w:shd w:val="clear" w:color="auto" w:fill="auto"/>
            <w:vAlign w:val="center"/>
          </w:tcPr>
          <w:p w14:paraId="348AF270"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20.08</w:t>
            </w:r>
          </w:p>
        </w:tc>
        <w:tc>
          <w:tcPr>
            <w:tcW w:w="0" w:type="auto"/>
            <w:tcBorders>
              <w:top w:val="nil"/>
              <w:left w:val="single" w:sz="4" w:space="0" w:color="auto"/>
              <w:bottom w:val="single" w:sz="4" w:space="0" w:color="auto"/>
              <w:right w:val="single" w:sz="4" w:space="0" w:color="auto"/>
            </w:tcBorders>
            <w:shd w:val="clear" w:color="auto" w:fill="auto"/>
            <w:vAlign w:val="center"/>
          </w:tcPr>
          <w:p w14:paraId="5183779F"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6.66</w:t>
            </w:r>
          </w:p>
        </w:tc>
      </w:tr>
      <w:tr w:rsidR="00684A05" w:rsidRPr="006925CF" w14:paraId="1FD4A88D" w14:textId="77777777" w:rsidTr="00341855">
        <w:tc>
          <w:tcPr>
            <w:tcW w:w="0" w:type="auto"/>
            <w:vAlign w:val="center"/>
          </w:tcPr>
          <w:p w14:paraId="41D92660" w14:textId="77777777" w:rsidR="00684A05" w:rsidRPr="006925CF" w:rsidRDefault="00684A05" w:rsidP="00341855">
            <w:pPr>
              <w:ind w:firstLineChars="0" w:firstLine="0"/>
              <w:jc w:val="center"/>
              <w:rPr>
                <w:sz w:val="16"/>
                <w:szCs w:val="16"/>
              </w:rPr>
            </w:pPr>
            <w:r w:rsidRPr="006925CF">
              <w:rPr>
                <w:rFonts w:hint="eastAsia"/>
                <w:sz w:val="16"/>
                <w:szCs w:val="16"/>
              </w:rPr>
              <w:t>1964</w:t>
            </w:r>
          </w:p>
        </w:tc>
        <w:tc>
          <w:tcPr>
            <w:tcW w:w="0" w:type="auto"/>
            <w:vAlign w:val="center"/>
          </w:tcPr>
          <w:p w14:paraId="42A209AA" w14:textId="77777777" w:rsidR="00684A05" w:rsidRPr="006925CF" w:rsidRDefault="00684A05" w:rsidP="00341855">
            <w:pPr>
              <w:ind w:firstLineChars="0" w:firstLine="0"/>
              <w:jc w:val="center"/>
              <w:rPr>
                <w:sz w:val="16"/>
                <w:szCs w:val="16"/>
              </w:rPr>
            </w:pPr>
            <w:r w:rsidRPr="006925CF">
              <w:rPr>
                <w:rFonts w:hint="eastAsia"/>
                <w:sz w:val="16"/>
                <w:szCs w:val="16"/>
              </w:rPr>
              <w:t>美国西科斯基公司</w:t>
            </w:r>
          </w:p>
        </w:tc>
        <w:tc>
          <w:tcPr>
            <w:tcW w:w="0" w:type="auto"/>
            <w:vAlign w:val="center"/>
          </w:tcPr>
          <w:p w14:paraId="5D59A1F6" w14:textId="77777777" w:rsidR="00684A05" w:rsidRPr="006925CF" w:rsidRDefault="00684A05" w:rsidP="00341855">
            <w:pPr>
              <w:ind w:firstLineChars="0" w:firstLine="0"/>
              <w:jc w:val="center"/>
              <w:rPr>
                <w:sz w:val="16"/>
                <w:szCs w:val="16"/>
              </w:rPr>
            </w:pPr>
            <w:r w:rsidRPr="006925CF">
              <w:rPr>
                <w:rFonts w:hint="eastAsia"/>
                <w:sz w:val="16"/>
                <w:szCs w:val="16"/>
              </w:rPr>
              <w:t>CH-53A</w:t>
            </w:r>
          </w:p>
        </w:tc>
        <w:tc>
          <w:tcPr>
            <w:tcW w:w="0" w:type="auto"/>
            <w:vAlign w:val="center"/>
          </w:tcPr>
          <w:p w14:paraId="52A74716" w14:textId="77777777" w:rsidR="00684A05" w:rsidRPr="006925CF" w:rsidRDefault="00684A05" w:rsidP="00341855">
            <w:pPr>
              <w:ind w:firstLineChars="0" w:firstLine="0"/>
              <w:jc w:val="center"/>
              <w:rPr>
                <w:sz w:val="16"/>
                <w:szCs w:val="16"/>
              </w:rPr>
            </w:pPr>
            <w:r w:rsidRPr="006925CF">
              <w:rPr>
                <w:rFonts w:hint="eastAsia"/>
                <w:sz w:val="16"/>
                <w:szCs w:val="16"/>
              </w:rPr>
              <w:t>Sea Stallion</w:t>
            </w:r>
          </w:p>
        </w:tc>
        <w:tc>
          <w:tcPr>
            <w:tcW w:w="0" w:type="auto"/>
            <w:vAlign w:val="center"/>
          </w:tcPr>
          <w:p w14:paraId="765F0655" w14:textId="77777777" w:rsidR="00684A05" w:rsidRPr="006925CF" w:rsidRDefault="00684A05" w:rsidP="00341855">
            <w:pPr>
              <w:ind w:firstLineChars="0" w:firstLine="0"/>
              <w:jc w:val="center"/>
              <w:rPr>
                <w:sz w:val="16"/>
                <w:szCs w:val="16"/>
              </w:rPr>
            </w:pPr>
            <w:r w:rsidRPr="006925CF">
              <w:rPr>
                <w:rFonts w:hint="eastAsia"/>
                <w:sz w:val="16"/>
                <w:szCs w:val="16"/>
              </w:rPr>
              <w:t>单旋翼带尾桨式</w:t>
            </w:r>
          </w:p>
        </w:tc>
        <w:tc>
          <w:tcPr>
            <w:tcW w:w="0" w:type="auto"/>
            <w:tcBorders>
              <w:top w:val="nil"/>
              <w:left w:val="single" w:sz="4" w:space="0" w:color="auto"/>
              <w:bottom w:val="single" w:sz="4" w:space="0" w:color="auto"/>
              <w:right w:val="single" w:sz="4" w:space="0" w:color="auto"/>
            </w:tcBorders>
            <w:shd w:val="clear" w:color="auto" w:fill="auto"/>
            <w:vAlign w:val="center"/>
          </w:tcPr>
          <w:p w14:paraId="3682E7EF"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19050</w:t>
            </w:r>
          </w:p>
        </w:tc>
        <w:tc>
          <w:tcPr>
            <w:tcW w:w="0" w:type="auto"/>
            <w:tcBorders>
              <w:top w:val="nil"/>
              <w:left w:val="single" w:sz="4" w:space="0" w:color="auto"/>
              <w:bottom w:val="single" w:sz="4" w:space="0" w:color="auto"/>
              <w:right w:val="single" w:sz="4" w:space="0" w:color="auto"/>
            </w:tcBorders>
            <w:vAlign w:val="center"/>
          </w:tcPr>
          <w:p w14:paraId="57089BCE"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22.02</w:t>
            </w:r>
          </w:p>
        </w:tc>
        <w:tc>
          <w:tcPr>
            <w:tcW w:w="0" w:type="auto"/>
            <w:tcBorders>
              <w:top w:val="nil"/>
              <w:left w:val="single" w:sz="4" w:space="0" w:color="auto"/>
              <w:bottom w:val="single" w:sz="4" w:space="0" w:color="auto"/>
              <w:right w:val="single" w:sz="4" w:space="0" w:color="auto"/>
            </w:tcBorders>
            <w:shd w:val="clear" w:color="auto" w:fill="auto"/>
            <w:vAlign w:val="center"/>
          </w:tcPr>
          <w:p w14:paraId="004E21D4"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20.47</w:t>
            </w:r>
          </w:p>
        </w:tc>
        <w:tc>
          <w:tcPr>
            <w:tcW w:w="0" w:type="auto"/>
            <w:tcBorders>
              <w:top w:val="nil"/>
              <w:left w:val="single" w:sz="4" w:space="0" w:color="auto"/>
              <w:bottom w:val="single" w:sz="4" w:space="0" w:color="auto"/>
              <w:right w:val="single" w:sz="4" w:space="0" w:color="auto"/>
            </w:tcBorders>
            <w:shd w:val="clear" w:color="auto" w:fill="auto"/>
            <w:vAlign w:val="center"/>
          </w:tcPr>
          <w:p w14:paraId="50747C62"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7.6</w:t>
            </w:r>
          </w:p>
        </w:tc>
      </w:tr>
      <w:tr w:rsidR="00684A05" w:rsidRPr="006925CF" w14:paraId="5E1EFA2F" w14:textId="77777777" w:rsidTr="00341855">
        <w:tc>
          <w:tcPr>
            <w:tcW w:w="0" w:type="auto"/>
            <w:vAlign w:val="center"/>
          </w:tcPr>
          <w:p w14:paraId="3C52EF22" w14:textId="77777777" w:rsidR="00684A05" w:rsidRPr="006925CF" w:rsidRDefault="00684A05" w:rsidP="00341855">
            <w:pPr>
              <w:ind w:firstLineChars="0" w:firstLine="0"/>
              <w:jc w:val="center"/>
              <w:rPr>
                <w:sz w:val="16"/>
                <w:szCs w:val="16"/>
              </w:rPr>
            </w:pPr>
            <w:r w:rsidRPr="006925CF">
              <w:rPr>
                <w:rFonts w:hint="eastAsia"/>
                <w:sz w:val="16"/>
                <w:szCs w:val="16"/>
              </w:rPr>
              <w:t>1966</w:t>
            </w:r>
          </w:p>
        </w:tc>
        <w:tc>
          <w:tcPr>
            <w:tcW w:w="0" w:type="auto"/>
            <w:vAlign w:val="center"/>
          </w:tcPr>
          <w:p w14:paraId="54ACB0E2" w14:textId="77777777" w:rsidR="00684A05" w:rsidRPr="006925CF" w:rsidRDefault="00684A05" w:rsidP="00341855">
            <w:pPr>
              <w:ind w:firstLineChars="0" w:firstLine="0"/>
              <w:jc w:val="center"/>
              <w:rPr>
                <w:sz w:val="16"/>
                <w:szCs w:val="16"/>
              </w:rPr>
            </w:pPr>
            <w:r w:rsidRPr="006925CF">
              <w:rPr>
                <w:rFonts w:hint="eastAsia"/>
                <w:sz w:val="16"/>
                <w:szCs w:val="16"/>
              </w:rPr>
              <w:t>美国贝尔直升机公司</w:t>
            </w:r>
          </w:p>
        </w:tc>
        <w:tc>
          <w:tcPr>
            <w:tcW w:w="0" w:type="auto"/>
            <w:vAlign w:val="center"/>
          </w:tcPr>
          <w:p w14:paraId="000ABD86" w14:textId="77777777" w:rsidR="00684A05" w:rsidRPr="006925CF" w:rsidRDefault="00684A05" w:rsidP="00341855">
            <w:pPr>
              <w:ind w:firstLineChars="0" w:firstLine="0"/>
              <w:jc w:val="center"/>
              <w:rPr>
                <w:sz w:val="16"/>
                <w:szCs w:val="16"/>
              </w:rPr>
            </w:pPr>
            <w:r w:rsidRPr="006925CF">
              <w:rPr>
                <w:rFonts w:hint="eastAsia"/>
                <w:sz w:val="16"/>
                <w:szCs w:val="16"/>
              </w:rPr>
              <w:t>TH-57A/B/C</w:t>
            </w:r>
          </w:p>
        </w:tc>
        <w:tc>
          <w:tcPr>
            <w:tcW w:w="0" w:type="auto"/>
            <w:vAlign w:val="center"/>
          </w:tcPr>
          <w:p w14:paraId="371574FA" w14:textId="77777777" w:rsidR="00684A05" w:rsidRPr="006925CF" w:rsidRDefault="00684A05" w:rsidP="00341855">
            <w:pPr>
              <w:ind w:firstLineChars="0" w:firstLine="0"/>
              <w:jc w:val="center"/>
              <w:rPr>
                <w:sz w:val="16"/>
                <w:szCs w:val="16"/>
              </w:rPr>
            </w:pPr>
            <w:r w:rsidRPr="006925CF">
              <w:rPr>
                <w:rFonts w:hint="eastAsia"/>
                <w:sz w:val="16"/>
                <w:szCs w:val="16"/>
              </w:rPr>
              <w:t>Sea Ranger</w:t>
            </w:r>
          </w:p>
        </w:tc>
        <w:tc>
          <w:tcPr>
            <w:tcW w:w="0" w:type="auto"/>
            <w:vAlign w:val="center"/>
          </w:tcPr>
          <w:p w14:paraId="4D35769C" w14:textId="77777777" w:rsidR="00684A05" w:rsidRPr="006925CF" w:rsidRDefault="00684A05" w:rsidP="00341855">
            <w:pPr>
              <w:ind w:firstLineChars="0" w:firstLine="0"/>
              <w:jc w:val="center"/>
              <w:rPr>
                <w:sz w:val="16"/>
                <w:szCs w:val="16"/>
              </w:rPr>
            </w:pPr>
            <w:r w:rsidRPr="006925CF">
              <w:rPr>
                <w:rFonts w:hint="eastAsia"/>
                <w:sz w:val="16"/>
                <w:szCs w:val="16"/>
              </w:rPr>
              <w:t>单旋翼带尾桨式</w:t>
            </w:r>
          </w:p>
        </w:tc>
        <w:tc>
          <w:tcPr>
            <w:tcW w:w="0" w:type="auto"/>
            <w:tcBorders>
              <w:top w:val="nil"/>
              <w:left w:val="single" w:sz="4" w:space="0" w:color="auto"/>
              <w:bottom w:val="single" w:sz="4" w:space="0" w:color="auto"/>
              <w:right w:val="single" w:sz="4" w:space="0" w:color="auto"/>
            </w:tcBorders>
            <w:shd w:val="clear" w:color="auto" w:fill="auto"/>
            <w:vAlign w:val="center"/>
          </w:tcPr>
          <w:p w14:paraId="17141358"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1519</w:t>
            </w:r>
          </w:p>
        </w:tc>
        <w:tc>
          <w:tcPr>
            <w:tcW w:w="0" w:type="auto"/>
            <w:tcBorders>
              <w:top w:val="nil"/>
              <w:left w:val="single" w:sz="4" w:space="0" w:color="auto"/>
              <w:bottom w:val="single" w:sz="4" w:space="0" w:color="auto"/>
              <w:right w:val="single" w:sz="4" w:space="0" w:color="auto"/>
            </w:tcBorders>
            <w:vAlign w:val="center"/>
          </w:tcPr>
          <w:p w14:paraId="7836D42F"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10.16</w:t>
            </w:r>
          </w:p>
        </w:tc>
        <w:tc>
          <w:tcPr>
            <w:tcW w:w="0" w:type="auto"/>
            <w:tcBorders>
              <w:top w:val="nil"/>
              <w:left w:val="single" w:sz="4" w:space="0" w:color="auto"/>
              <w:bottom w:val="single" w:sz="4" w:space="0" w:color="auto"/>
              <w:right w:val="single" w:sz="4" w:space="0" w:color="auto"/>
            </w:tcBorders>
            <w:shd w:val="clear" w:color="auto" w:fill="auto"/>
            <w:vAlign w:val="center"/>
          </w:tcPr>
          <w:p w14:paraId="6A76F845"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9.5</w:t>
            </w:r>
          </w:p>
        </w:tc>
        <w:tc>
          <w:tcPr>
            <w:tcW w:w="0" w:type="auto"/>
            <w:tcBorders>
              <w:top w:val="nil"/>
              <w:left w:val="single" w:sz="4" w:space="0" w:color="auto"/>
              <w:bottom w:val="single" w:sz="4" w:space="0" w:color="auto"/>
              <w:right w:val="single" w:sz="4" w:space="0" w:color="auto"/>
            </w:tcBorders>
            <w:shd w:val="clear" w:color="auto" w:fill="auto"/>
            <w:vAlign w:val="center"/>
          </w:tcPr>
          <w:p w14:paraId="711F702A"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2.91</w:t>
            </w:r>
          </w:p>
        </w:tc>
      </w:tr>
      <w:tr w:rsidR="00684A05" w:rsidRPr="006925CF" w14:paraId="35682028" w14:textId="77777777" w:rsidTr="00341855">
        <w:tc>
          <w:tcPr>
            <w:tcW w:w="0" w:type="auto"/>
            <w:vAlign w:val="center"/>
          </w:tcPr>
          <w:p w14:paraId="6570D1E3" w14:textId="77777777" w:rsidR="00684A05" w:rsidRPr="006925CF" w:rsidRDefault="00684A05" w:rsidP="00341855">
            <w:pPr>
              <w:ind w:firstLineChars="0" w:firstLine="0"/>
              <w:jc w:val="center"/>
              <w:rPr>
                <w:sz w:val="16"/>
                <w:szCs w:val="16"/>
              </w:rPr>
            </w:pPr>
            <w:r w:rsidRPr="006925CF">
              <w:rPr>
                <w:rFonts w:hint="eastAsia"/>
                <w:sz w:val="16"/>
                <w:szCs w:val="16"/>
              </w:rPr>
              <w:t>1973</w:t>
            </w:r>
          </w:p>
        </w:tc>
        <w:tc>
          <w:tcPr>
            <w:tcW w:w="0" w:type="auto"/>
            <w:vAlign w:val="center"/>
          </w:tcPr>
          <w:p w14:paraId="3430D220" w14:textId="77777777" w:rsidR="00684A05" w:rsidRPr="006925CF" w:rsidRDefault="00684A05" w:rsidP="00341855">
            <w:pPr>
              <w:ind w:firstLineChars="0" w:firstLine="0"/>
              <w:jc w:val="center"/>
              <w:rPr>
                <w:sz w:val="16"/>
                <w:szCs w:val="16"/>
              </w:rPr>
            </w:pPr>
            <w:r w:rsidRPr="006925CF">
              <w:rPr>
                <w:rFonts w:hint="eastAsia"/>
                <w:sz w:val="16"/>
                <w:szCs w:val="16"/>
              </w:rPr>
              <w:t>苏联卡莫夫设计局</w:t>
            </w:r>
          </w:p>
        </w:tc>
        <w:tc>
          <w:tcPr>
            <w:tcW w:w="0" w:type="auto"/>
            <w:vAlign w:val="center"/>
          </w:tcPr>
          <w:p w14:paraId="4FF9D53D" w14:textId="77777777" w:rsidR="00684A05" w:rsidRPr="006925CF" w:rsidRDefault="00684A05" w:rsidP="00341855">
            <w:pPr>
              <w:ind w:firstLineChars="0" w:firstLine="0"/>
              <w:jc w:val="center"/>
              <w:rPr>
                <w:sz w:val="16"/>
                <w:szCs w:val="16"/>
              </w:rPr>
            </w:pPr>
            <w:r w:rsidRPr="006925CF">
              <w:rPr>
                <w:rFonts w:hint="eastAsia"/>
                <w:sz w:val="16"/>
                <w:szCs w:val="16"/>
              </w:rPr>
              <w:t>Ka-27/28</w:t>
            </w:r>
          </w:p>
        </w:tc>
        <w:tc>
          <w:tcPr>
            <w:tcW w:w="0" w:type="auto"/>
            <w:vAlign w:val="center"/>
          </w:tcPr>
          <w:p w14:paraId="3E76672B" w14:textId="77777777" w:rsidR="00684A05" w:rsidRPr="006925CF" w:rsidRDefault="00684A05" w:rsidP="00341855">
            <w:pPr>
              <w:ind w:firstLineChars="0" w:firstLine="0"/>
              <w:jc w:val="center"/>
              <w:rPr>
                <w:sz w:val="16"/>
                <w:szCs w:val="16"/>
              </w:rPr>
            </w:pPr>
            <w:r w:rsidRPr="006925CF">
              <w:rPr>
                <w:rFonts w:hint="eastAsia"/>
                <w:sz w:val="16"/>
                <w:szCs w:val="16"/>
              </w:rPr>
              <w:t>Helix</w:t>
            </w:r>
          </w:p>
        </w:tc>
        <w:tc>
          <w:tcPr>
            <w:tcW w:w="0" w:type="auto"/>
            <w:vAlign w:val="center"/>
          </w:tcPr>
          <w:p w14:paraId="5F60A693" w14:textId="77777777" w:rsidR="00684A05" w:rsidRPr="006925CF" w:rsidRDefault="00684A05" w:rsidP="00341855">
            <w:pPr>
              <w:ind w:firstLineChars="0" w:firstLine="0"/>
              <w:jc w:val="center"/>
              <w:rPr>
                <w:sz w:val="16"/>
                <w:szCs w:val="16"/>
              </w:rPr>
            </w:pPr>
            <w:r w:rsidRPr="006925CF">
              <w:rPr>
                <w:rFonts w:hint="eastAsia"/>
                <w:sz w:val="16"/>
                <w:szCs w:val="16"/>
              </w:rPr>
              <w:t>双旋翼共轴式</w:t>
            </w:r>
          </w:p>
        </w:tc>
        <w:tc>
          <w:tcPr>
            <w:tcW w:w="0" w:type="auto"/>
            <w:tcBorders>
              <w:top w:val="nil"/>
              <w:left w:val="single" w:sz="4" w:space="0" w:color="auto"/>
              <w:bottom w:val="single" w:sz="4" w:space="0" w:color="auto"/>
              <w:right w:val="single" w:sz="4" w:space="0" w:color="auto"/>
            </w:tcBorders>
            <w:shd w:val="clear" w:color="auto" w:fill="auto"/>
            <w:vAlign w:val="center"/>
          </w:tcPr>
          <w:p w14:paraId="19E339F5"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12000</w:t>
            </w:r>
          </w:p>
        </w:tc>
        <w:tc>
          <w:tcPr>
            <w:tcW w:w="0" w:type="auto"/>
            <w:tcBorders>
              <w:top w:val="nil"/>
              <w:left w:val="single" w:sz="4" w:space="0" w:color="auto"/>
              <w:bottom w:val="single" w:sz="4" w:space="0" w:color="auto"/>
              <w:right w:val="single" w:sz="4" w:space="0" w:color="auto"/>
            </w:tcBorders>
            <w:vAlign w:val="center"/>
          </w:tcPr>
          <w:p w14:paraId="3D333CB4"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15.9</w:t>
            </w:r>
          </w:p>
        </w:tc>
        <w:tc>
          <w:tcPr>
            <w:tcW w:w="0" w:type="auto"/>
            <w:tcBorders>
              <w:top w:val="nil"/>
              <w:left w:val="single" w:sz="4" w:space="0" w:color="auto"/>
              <w:bottom w:val="single" w:sz="4" w:space="0" w:color="auto"/>
              <w:right w:val="single" w:sz="4" w:space="0" w:color="auto"/>
            </w:tcBorders>
            <w:shd w:val="clear" w:color="auto" w:fill="auto"/>
            <w:vAlign w:val="center"/>
          </w:tcPr>
          <w:p w14:paraId="71AC90EA"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11.27</w:t>
            </w:r>
          </w:p>
        </w:tc>
        <w:tc>
          <w:tcPr>
            <w:tcW w:w="0" w:type="auto"/>
            <w:tcBorders>
              <w:top w:val="nil"/>
              <w:left w:val="single" w:sz="4" w:space="0" w:color="auto"/>
              <w:bottom w:val="single" w:sz="4" w:space="0" w:color="auto"/>
              <w:right w:val="single" w:sz="4" w:space="0" w:color="auto"/>
            </w:tcBorders>
            <w:shd w:val="clear" w:color="auto" w:fill="auto"/>
            <w:vAlign w:val="center"/>
          </w:tcPr>
          <w:p w14:paraId="044064D0"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5.45</w:t>
            </w:r>
          </w:p>
        </w:tc>
      </w:tr>
      <w:tr w:rsidR="00684A05" w:rsidRPr="006925CF" w14:paraId="505B8778" w14:textId="77777777" w:rsidTr="00341855">
        <w:tc>
          <w:tcPr>
            <w:tcW w:w="0" w:type="auto"/>
            <w:vAlign w:val="center"/>
          </w:tcPr>
          <w:p w14:paraId="76A678E4" w14:textId="77777777" w:rsidR="00684A05" w:rsidRPr="006925CF" w:rsidRDefault="00684A05" w:rsidP="00341855">
            <w:pPr>
              <w:ind w:firstLineChars="0" w:firstLine="0"/>
              <w:jc w:val="center"/>
              <w:rPr>
                <w:sz w:val="16"/>
                <w:szCs w:val="16"/>
              </w:rPr>
            </w:pPr>
            <w:r w:rsidRPr="006925CF">
              <w:rPr>
                <w:rFonts w:hint="eastAsia"/>
                <w:sz w:val="16"/>
                <w:szCs w:val="16"/>
              </w:rPr>
              <w:t>1976</w:t>
            </w:r>
          </w:p>
        </w:tc>
        <w:tc>
          <w:tcPr>
            <w:tcW w:w="0" w:type="auto"/>
            <w:vAlign w:val="center"/>
          </w:tcPr>
          <w:p w14:paraId="6B78C547" w14:textId="77777777" w:rsidR="00684A05" w:rsidRPr="006925CF" w:rsidRDefault="00684A05" w:rsidP="00341855">
            <w:pPr>
              <w:ind w:firstLineChars="0" w:firstLine="0"/>
              <w:jc w:val="center"/>
              <w:rPr>
                <w:sz w:val="16"/>
                <w:szCs w:val="16"/>
              </w:rPr>
            </w:pPr>
            <w:r w:rsidRPr="006925CF">
              <w:rPr>
                <w:rFonts w:hint="eastAsia"/>
                <w:sz w:val="16"/>
                <w:szCs w:val="16"/>
              </w:rPr>
              <w:t>苏联卡莫夫设计局</w:t>
            </w:r>
          </w:p>
        </w:tc>
        <w:tc>
          <w:tcPr>
            <w:tcW w:w="0" w:type="auto"/>
            <w:vAlign w:val="center"/>
          </w:tcPr>
          <w:p w14:paraId="133517C7" w14:textId="77777777" w:rsidR="00684A05" w:rsidRPr="006925CF" w:rsidRDefault="00684A05" w:rsidP="00341855">
            <w:pPr>
              <w:ind w:firstLineChars="0" w:firstLine="0"/>
              <w:jc w:val="center"/>
              <w:rPr>
                <w:sz w:val="16"/>
                <w:szCs w:val="16"/>
              </w:rPr>
            </w:pPr>
            <w:r w:rsidRPr="006925CF">
              <w:rPr>
                <w:rFonts w:hint="eastAsia"/>
                <w:sz w:val="16"/>
                <w:szCs w:val="16"/>
              </w:rPr>
              <w:t>Ka-29</w:t>
            </w:r>
          </w:p>
        </w:tc>
        <w:tc>
          <w:tcPr>
            <w:tcW w:w="0" w:type="auto"/>
            <w:vAlign w:val="center"/>
          </w:tcPr>
          <w:p w14:paraId="76DDDED1" w14:textId="77777777" w:rsidR="00684A05" w:rsidRPr="006925CF" w:rsidRDefault="00684A05" w:rsidP="00341855">
            <w:pPr>
              <w:ind w:firstLineChars="0" w:firstLine="0"/>
              <w:jc w:val="center"/>
              <w:rPr>
                <w:sz w:val="16"/>
                <w:szCs w:val="16"/>
              </w:rPr>
            </w:pPr>
            <w:r w:rsidRPr="006925CF">
              <w:rPr>
                <w:rFonts w:hint="eastAsia"/>
                <w:sz w:val="16"/>
                <w:szCs w:val="16"/>
              </w:rPr>
              <w:t>Helix-B</w:t>
            </w:r>
          </w:p>
        </w:tc>
        <w:tc>
          <w:tcPr>
            <w:tcW w:w="0" w:type="auto"/>
            <w:vAlign w:val="center"/>
          </w:tcPr>
          <w:p w14:paraId="38B9FA9A" w14:textId="77777777" w:rsidR="00684A05" w:rsidRPr="006925CF" w:rsidRDefault="00684A05" w:rsidP="00341855">
            <w:pPr>
              <w:ind w:firstLineChars="0" w:firstLine="0"/>
              <w:jc w:val="center"/>
              <w:rPr>
                <w:sz w:val="16"/>
                <w:szCs w:val="16"/>
              </w:rPr>
            </w:pPr>
            <w:r w:rsidRPr="006925CF">
              <w:rPr>
                <w:rFonts w:hint="eastAsia"/>
                <w:sz w:val="16"/>
                <w:szCs w:val="16"/>
              </w:rPr>
              <w:t>双旋翼共轴式</w:t>
            </w:r>
          </w:p>
        </w:tc>
        <w:tc>
          <w:tcPr>
            <w:tcW w:w="0" w:type="auto"/>
            <w:tcBorders>
              <w:top w:val="nil"/>
              <w:left w:val="single" w:sz="4" w:space="0" w:color="auto"/>
              <w:bottom w:val="single" w:sz="4" w:space="0" w:color="auto"/>
              <w:right w:val="single" w:sz="4" w:space="0" w:color="auto"/>
            </w:tcBorders>
            <w:shd w:val="clear" w:color="auto" w:fill="auto"/>
            <w:vAlign w:val="center"/>
          </w:tcPr>
          <w:p w14:paraId="51CFB764"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11500</w:t>
            </w:r>
          </w:p>
        </w:tc>
        <w:tc>
          <w:tcPr>
            <w:tcW w:w="0" w:type="auto"/>
            <w:tcBorders>
              <w:top w:val="nil"/>
              <w:left w:val="single" w:sz="4" w:space="0" w:color="auto"/>
              <w:bottom w:val="single" w:sz="4" w:space="0" w:color="auto"/>
              <w:right w:val="single" w:sz="4" w:space="0" w:color="auto"/>
            </w:tcBorders>
            <w:vAlign w:val="center"/>
          </w:tcPr>
          <w:p w14:paraId="28BB622D"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15.9</w:t>
            </w:r>
          </w:p>
        </w:tc>
        <w:tc>
          <w:tcPr>
            <w:tcW w:w="0" w:type="auto"/>
            <w:tcBorders>
              <w:top w:val="nil"/>
              <w:left w:val="single" w:sz="4" w:space="0" w:color="auto"/>
              <w:bottom w:val="single" w:sz="4" w:space="0" w:color="auto"/>
              <w:right w:val="single" w:sz="4" w:space="0" w:color="auto"/>
            </w:tcBorders>
            <w:shd w:val="clear" w:color="auto" w:fill="auto"/>
            <w:vAlign w:val="center"/>
          </w:tcPr>
          <w:p w14:paraId="37B232F0"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11.3</w:t>
            </w:r>
          </w:p>
        </w:tc>
        <w:tc>
          <w:tcPr>
            <w:tcW w:w="0" w:type="auto"/>
            <w:tcBorders>
              <w:top w:val="nil"/>
              <w:left w:val="single" w:sz="4" w:space="0" w:color="auto"/>
              <w:bottom w:val="single" w:sz="4" w:space="0" w:color="auto"/>
              <w:right w:val="single" w:sz="4" w:space="0" w:color="auto"/>
            </w:tcBorders>
            <w:shd w:val="clear" w:color="auto" w:fill="auto"/>
            <w:vAlign w:val="center"/>
          </w:tcPr>
          <w:p w14:paraId="4A58EBD1"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5.4</w:t>
            </w:r>
          </w:p>
        </w:tc>
      </w:tr>
      <w:tr w:rsidR="00684A05" w:rsidRPr="006925CF" w14:paraId="42DA37DE" w14:textId="77777777" w:rsidTr="00341855">
        <w:tc>
          <w:tcPr>
            <w:tcW w:w="0" w:type="auto"/>
            <w:vAlign w:val="center"/>
          </w:tcPr>
          <w:p w14:paraId="6268D890" w14:textId="77777777" w:rsidR="00684A05" w:rsidRPr="006925CF" w:rsidRDefault="00684A05" w:rsidP="00341855">
            <w:pPr>
              <w:ind w:firstLineChars="0" w:firstLine="0"/>
              <w:jc w:val="center"/>
              <w:rPr>
                <w:sz w:val="16"/>
                <w:szCs w:val="16"/>
              </w:rPr>
            </w:pPr>
            <w:r w:rsidRPr="006925CF">
              <w:rPr>
                <w:rFonts w:hint="eastAsia"/>
                <w:sz w:val="16"/>
                <w:szCs w:val="16"/>
              </w:rPr>
              <w:t>1978</w:t>
            </w:r>
          </w:p>
        </w:tc>
        <w:tc>
          <w:tcPr>
            <w:tcW w:w="0" w:type="auto"/>
            <w:vAlign w:val="center"/>
          </w:tcPr>
          <w:p w14:paraId="6B490193" w14:textId="77777777" w:rsidR="00684A05" w:rsidRPr="006925CF" w:rsidRDefault="00684A05" w:rsidP="00341855">
            <w:pPr>
              <w:ind w:firstLineChars="0" w:firstLine="0"/>
              <w:jc w:val="center"/>
              <w:rPr>
                <w:sz w:val="16"/>
                <w:szCs w:val="16"/>
              </w:rPr>
            </w:pPr>
            <w:r w:rsidRPr="006925CF">
              <w:rPr>
                <w:rFonts w:hint="eastAsia"/>
                <w:sz w:val="16"/>
                <w:szCs w:val="16"/>
              </w:rPr>
              <w:t>法国宇航公司</w:t>
            </w:r>
          </w:p>
        </w:tc>
        <w:tc>
          <w:tcPr>
            <w:tcW w:w="0" w:type="auto"/>
            <w:vAlign w:val="center"/>
          </w:tcPr>
          <w:p w14:paraId="6ACE4881" w14:textId="77777777" w:rsidR="00684A05" w:rsidRPr="006925CF" w:rsidRDefault="00684A05" w:rsidP="00341855">
            <w:pPr>
              <w:ind w:firstLineChars="0" w:firstLine="0"/>
              <w:jc w:val="center"/>
              <w:rPr>
                <w:sz w:val="16"/>
                <w:szCs w:val="16"/>
              </w:rPr>
            </w:pPr>
            <w:r w:rsidRPr="006925CF">
              <w:rPr>
                <w:rFonts w:hint="eastAsia"/>
                <w:sz w:val="16"/>
                <w:szCs w:val="16"/>
              </w:rPr>
              <w:t>AS332/</w:t>
            </w:r>
            <w:r w:rsidRPr="006925CF">
              <w:rPr>
                <w:sz w:val="16"/>
                <w:szCs w:val="16"/>
              </w:rPr>
              <w:t xml:space="preserve"> AS532</w:t>
            </w:r>
          </w:p>
        </w:tc>
        <w:tc>
          <w:tcPr>
            <w:tcW w:w="0" w:type="auto"/>
            <w:vAlign w:val="center"/>
          </w:tcPr>
          <w:p w14:paraId="06C0707B" w14:textId="77777777" w:rsidR="00684A05" w:rsidRPr="006925CF" w:rsidRDefault="00684A05" w:rsidP="00341855">
            <w:pPr>
              <w:ind w:firstLineChars="0" w:firstLine="0"/>
              <w:jc w:val="center"/>
              <w:rPr>
                <w:sz w:val="16"/>
                <w:szCs w:val="16"/>
              </w:rPr>
            </w:pPr>
            <w:r w:rsidRPr="006925CF">
              <w:rPr>
                <w:rFonts w:hint="eastAsia"/>
                <w:sz w:val="16"/>
                <w:szCs w:val="16"/>
              </w:rPr>
              <w:t>Super Puma</w:t>
            </w:r>
          </w:p>
        </w:tc>
        <w:tc>
          <w:tcPr>
            <w:tcW w:w="0" w:type="auto"/>
            <w:vAlign w:val="center"/>
          </w:tcPr>
          <w:p w14:paraId="1FA7DCA7" w14:textId="77777777" w:rsidR="00684A05" w:rsidRPr="006925CF" w:rsidRDefault="00684A05" w:rsidP="00341855">
            <w:pPr>
              <w:ind w:firstLineChars="0" w:firstLine="0"/>
              <w:jc w:val="center"/>
              <w:rPr>
                <w:sz w:val="16"/>
                <w:szCs w:val="16"/>
              </w:rPr>
            </w:pPr>
            <w:r w:rsidRPr="006925CF">
              <w:rPr>
                <w:rFonts w:hint="eastAsia"/>
                <w:sz w:val="16"/>
                <w:szCs w:val="16"/>
              </w:rPr>
              <w:t>单旋翼带尾桨式</w:t>
            </w:r>
          </w:p>
        </w:tc>
        <w:tc>
          <w:tcPr>
            <w:tcW w:w="0" w:type="auto"/>
            <w:tcBorders>
              <w:top w:val="nil"/>
              <w:left w:val="single" w:sz="4" w:space="0" w:color="auto"/>
              <w:bottom w:val="single" w:sz="4" w:space="0" w:color="auto"/>
              <w:right w:val="single" w:sz="4" w:space="0" w:color="auto"/>
            </w:tcBorders>
            <w:shd w:val="clear" w:color="auto" w:fill="auto"/>
            <w:vAlign w:val="center"/>
          </w:tcPr>
          <w:p w14:paraId="05C8AE77"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8600</w:t>
            </w:r>
          </w:p>
        </w:tc>
        <w:tc>
          <w:tcPr>
            <w:tcW w:w="0" w:type="auto"/>
            <w:tcBorders>
              <w:top w:val="nil"/>
              <w:left w:val="single" w:sz="4" w:space="0" w:color="auto"/>
              <w:bottom w:val="single" w:sz="4" w:space="0" w:color="auto"/>
              <w:right w:val="single" w:sz="4" w:space="0" w:color="auto"/>
            </w:tcBorders>
            <w:vAlign w:val="center"/>
          </w:tcPr>
          <w:p w14:paraId="7ED9BCC1"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15.6</w:t>
            </w:r>
          </w:p>
        </w:tc>
        <w:tc>
          <w:tcPr>
            <w:tcW w:w="0" w:type="auto"/>
            <w:tcBorders>
              <w:top w:val="nil"/>
              <w:left w:val="single" w:sz="4" w:space="0" w:color="auto"/>
              <w:bottom w:val="single" w:sz="4" w:space="0" w:color="auto"/>
              <w:right w:val="single" w:sz="4" w:space="0" w:color="auto"/>
            </w:tcBorders>
            <w:shd w:val="clear" w:color="auto" w:fill="auto"/>
            <w:vAlign w:val="center"/>
          </w:tcPr>
          <w:p w14:paraId="022B3ACB"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15.53</w:t>
            </w:r>
          </w:p>
        </w:tc>
        <w:tc>
          <w:tcPr>
            <w:tcW w:w="0" w:type="auto"/>
            <w:tcBorders>
              <w:top w:val="nil"/>
              <w:left w:val="single" w:sz="4" w:space="0" w:color="auto"/>
              <w:bottom w:val="single" w:sz="4" w:space="0" w:color="auto"/>
              <w:right w:val="single" w:sz="4" w:space="0" w:color="auto"/>
            </w:tcBorders>
            <w:shd w:val="clear" w:color="auto" w:fill="auto"/>
            <w:vAlign w:val="center"/>
          </w:tcPr>
          <w:p w14:paraId="4F7B28D4"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4.8</w:t>
            </w:r>
          </w:p>
        </w:tc>
      </w:tr>
      <w:tr w:rsidR="00684A05" w:rsidRPr="006925CF" w14:paraId="334EBE51" w14:textId="77777777" w:rsidTr="00341855">
        <w:tc>
          <w:tcPr>
            <w:tcW w:w="0" w:type="auto"/>
            <w:vAlign w:val="center"/>
          </w:tcPr>
          <w:p w14:paraId="489E0AE0" w14:textId="77777777" w:rsidR="00684A05" w:rsidRPr="006925CF" w:rsidRDefault="00684A05" w:rsidP="00341855">
            <w:pPr>
              <w:ind w:firstLineChars="0" w:firstLine="0"/>
              <w:jc w:val="center"/>
              <w:rPr>
                <w:sz w:val="16"/>
                <w:szCs w:val="16"/>
              </w:rPr>
            </w:pPr>
            <w:r w:rsidRPr="006925CF">
              <w:rPr>
                <w:rFonts w:hint="eastAsia"/>
                <w:sz w:val="16"/>
                <w:szCs w:val="16"/>
              </w:rPr>
              <w:t>1979</w:t>
            </w:r>
          </w:p>
        </w:tc>
        <w:tc>
          <w:tcPr>
            <w:tcW w:w="0" w:type="auto"/>
            <w:vAlign w:val="center"/>
          </w:tcPr>
          <w:p w14:paraId="72141B4C" w14:textId="77777777" w:rsidR="00684A05" w:rsidRPr="006925CF" w:rsidRDefault="00684A05" w:rsidP="00341855">
            <w:pPr>
              <w:ind w:firstLineChars="0" w:firstLine="0"/>
              <w:jc w:val="center"/>
              <w:rPr>
                <w:sz w:val="16"/>
                <w:szCs w:val="16"/>
              </w:rPr>
            </w:pPr>
            <w:r w:rsidRPr="006925CF">
              <w:rPr>
                <w:rFonts w:hint="eastAsia"/>
                <w:sz w:val="16"/>
                <w:szCs w:val="16"/>
              </w:rPr>
              <w:t>美国西科斯基公司</w:t>
            </w:r>
          </w:p>
        </w:tc>
        <w:tc>
          <w:tcPr>
            <w:tcW w:w="0" w:type="auto"/>
            <w:vAlign w:val="center"/>
          </w:tcPr>
          <w:p w14:paraId="08683058" w14:textId="77777777" w:rsidR="00684A05" w:rsidRPr="006925CF" w:rsidRDefault="00684A05" w:rsidP="00341855">
            <w:pPr>
              <w:ind w:firstLineChars="0" w:firstLine="0"/>
              <w:jc w:val="center"/>
              <w:rPr>
                <w:sz w:val="16"/>
                <w:szCs w:val="16"/>
              </w:rPr>
            </w:pPr>
            <w:r w:rsidRPr="006925CF">
              <w:rPr>
                <w:rFonts w:hint="eastAsia"/>
                <w:sz w:val="16"/>
                <w:szCs w:val="16"/>
              </w:rPr>
              <w:t>SH-60B</w:t>
            </w:r>
          </w:p>
        </w:tc>
        <w:tc>
          <w:tcPr>
            <w:tcW w:w="0" w:type="auto"/>
            <w:vAlign w:val="center"/>
          </w:tcPr>
          <w:p w14:paraId="20134BA7" w14:textId="77777777" w:rsidR="00684A05" w:rsidRPr="006925CF" w:rsidRDefault="00684A05" w:rsidP="00341855">
            <w:pPr>
              <w:ind w:firstLineChars="0" w:firstLine="0"/>
              <w:jc w:val="center"/>
              <w:rPr>
                <w:sz w:val="16"/>
                <w:szCs w:val="16"/>
              </w:rPr>
            </w:pPr>
            <w:r w:rsidRPr="006925CF">
              <w:rPr>
                <w:rFonts w:hint="eastAsia"/>
                <w:sz w:val="16"/>
                <w:szCs w:val="16"/>
              </w:rPr>
              <w:t>Sea Hawk</w:t>
            </w:r>
          </w:p>
        </w:tc>
        <w:tc>
          <w:tcPr>
            <w:tcW w:w="0" w:type="auto"/>
            <w:vAlign w:val="center"/>
          </w:tcPr>
          <w:p w14:paraId="1F4A1B8A" w14:textId="77777777" w:rsidR="00684A05" w:rsidRPr="006925CF" w:rsidRDefault="00684A05" w:rsidP="00341855">
            <w:pPr>
              <w:ind w:firstLineChars="0" w:firstLine="0"/>
              <w:jc w:val="center"/>
              <w:rPr>
                <w:sz w:val="16"/>
                <w:szCs w:val="16"/>
              </w:rPr>
            </w:pPr>
            <w:r w:rsidRPr="006925CF">
              <w:rPr>
                <w:rFonts w:hint="eastAsia"/>
                <w:sz w:val="16"/>
                <w:szCs w:val="16"/>
              </w:rPr>
              <w:t>单旋翼带尾桨式</w:t>
            </w:r>
          </w:p>
        </w:tc>
        <w:tc>
          <w:tcPr>
            <w:tcW w:w="0" w:type="auto"/>
            <w:tcBorders>
              <w:top w:val="nil"/>
              <w:left w:val="single" w:sz="4" w:space="0" w:color="auto"/>
              <w:bottom w:val="single" w:sz="4" w:space="0" w:color="auto"/>
              <w:right w:val="single" w:sz="4" w:space="0" w:color="auto"/>
            </w:tcBorders>
            <w:shd w:val="clear" w:color="auto" w:fill="auto"/>
            <w:vAlign w:val="center"/>
          </w:tcPr>
          <w:p w14:paraId="790F36C0"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9926</w:t>
            </w:r>
          </w:p>
        </w:tc>
        <w:tc>
          <w:tcPr>
            <w:tcW w:w="0" w:type="auto"/>
            <w:tcBorders>
              <w:top w:val="nil"/>
              <w:left w:val="single" w:sz="4" w:space="0" w:color="auto"/>
              <w:bottom w:val="single" w:sz="4" w:space="0" w:color="auto"/>
              <w:right w:val="single" w:sz="4" w:space="0" w:color="auto"/>
            </w:tcBorders>
            <w:vAlign w:val="center"/>
          </w:tcPr>
          <w:p w14:paraId="57B457BD"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12.74</w:t>
            </w:r>
          </w:p>
        </w:tc>
        <w:tc>
          <w:tcPr>
            <w:tcW w:w="0" w:type="auto"/>
            <w:tcBorders>
              <w:top w:val="nil"/>
              <w:left w:val="single" w:sz="4" w:space="0" w:color="auto"/>
              <w:bottom w:val="single" w:sz="4" w:space="0" w:color="auto"/>
              <w:right w:val="single" w:sz="4" w:space="0" w:color="auto"/>
            </w:tcBorders>
            <w:shd w:val="clear" w:color="auto" w:fill="auto"/>
            <w:vAlign w:val="center"/>
          </w:tcPr>
          <w:p w14:paraId="3C96CE65"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12.74</w:t>
            </w:r>
          </w:p>
        </w:tc>
        <w:tc>
          <w:tcPr>
            <w:tcW w:w="0" w:type="auto"/>
            <w:tcBorders>
              <w:top w:val="nil"/>
              <w:left w:val="single" w:sz="4" w:space="0" w:color="auto"/>
              <w:bottom w:val="single" w:sz="4" w:space="0" w:color="auto"/>
              <w:right w:val="single" w:sz="4" w:space="0" w:color="auto"/>
            </w:tcBorders>
            <w:shd w:val="clear" w:color="auto" w:fill="auto"/>
            <w:vAlign w:val="center"/>
          </w:tcPr>
          <w:p w14:paraId="0078BF47"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5.18</w:t>
            </w:r>
          </w:p>
        </w:tc>
      </w:tr>
      <w:tr w:rsidR="00684A05" w:rsidRPr="006925CF" w14:paraId="1FD543D3" w14:textId="77777777" w:rsidTr="00341855">
        <w:tc>
          <w:tcPr>
            <w:tcW w:w="0" w:type="auto"/>
            <w:vAlign w:val="center"/>
          </w:tcPr>
          <w:p w14:paraId="6EE7F3C1" w14:textId="77777777" w:rsidR="00684A05" w:rsidRPr="006925CF" w:rsidRDefault="00684A05" w:rsidP="00341855">
            <w:pPr>
              <w:ind w:firstLineChars="0" w:firstLine="0"/>
              <w:jc w:val="center"/>
              <w:rPr>
                <w:sz w:val="16"/>
                <w:szCs w:val="16"/>
              </w:rPr>
            </w:pPr>
            <w:r w:rsidRPr="006925CF">
              <w:rPr>
                <w:rFonts w:hint="eastAsia"/>
                <w:sz w:val="16"/>
                <w:szCs w:val="16"/>
              </w:rPr>
              <w:t>1981</w:t>
            </w:r>
          </w:p>
        </w:tc>
        <w:tc>
          <w:tcPr>
            <w:tcW w:w="0" w:type="auto"/>
            <w:vAlign w:val="center"/>
          </w:tcPr>
          <w:p w14:paraId="537F1FA5" w14:textId="77777777" w:rsidR="00684A05" w:rsidRPr="006925CF" w:rsidRDefault="00684A05" w:rsidP="00341855">
            <w:pPr>
              <w:ind w:firstLineChars="0" w:firstLine="0"/>
              <w:jc w:val="center"/>
              <w:rPr>
                <w:sz w:val="16"/>
                <w:szCs w:val="16"/>
              </w:rPr>
            </w:pPr>
            <w:r w:rsidRPr="006925CF">
              <w:rPr>
                <w:rFonts w:hint="eastAsia"/>
                <w:sz w:val="16"/>
                <w:szCs w:val="16"/>
              </w:rPr>
              <w:t>苏联卡莫夫设计局</w:t>
            </w:r>
          </w:p>
        </w:tc>
        <w:tc>
          <w:tcPr>
            <w:tcW w:w="0" w:type="auto"/>
            <w:vAlign w:val="center"/>
          </w:tcPr>
          <w:p w14:paraId="4EEDEE28" w14:textId="77777777" w:rsidR="00684A05" w:rsidRPr="006925CF" w:rsidRDefault="00684A05" w:rsidP="00341855">
            <w:pPr>
              <w:ind w:firstLineChars="0" w:firstLine="0"/>
              <w:jc w:val="center"/>
              <w:rPr>
                <w:sz w:val="16"/>
                <w:szCs w:val="16"/>
              </w:rPr>
            </w:pPr>
            <w:r w:rsidRPr="006925CF">
              <w:rPr>
                <w:rFonts w:hint="eastAsia"/>
                <w:sz w:val="16"/>
                <w:szCs w:val="16"/>
              </w:rPr>
              <w:t>Ka-32</w:t>
            </w:r>
          </w:p>
        </w:tc>
        <w:tc>
          <w:tcPr>
            <w:tcW w:w="0" w:type="auto"/>
            <w:vAlign w:val="center"/>
          </w:tcPr>
          <w:p w14:paraId="18D65FFB" w14:textId="77777777" w:rsidR="00684A05" w:rsidRPr="006925CF" w:rsidRDefault="00684A05" w:rsidP="00341855">
            <w:pPr>
              <w:ind w:firstLineChars="0" w:firstLine="0"/>
              <w:jc w:val="center"/>
              <w:rPr>
                <w:sz w:val="16"/>
                <w:szCs w:val="16"/>
              </w:rPr>
            </w:pPr>
            <w:r w:rsidRPr="006925CF">
              <w:rPr>
                <w:rFonts w:hint="eastAsia"/>
                <w:sz w:val="16"/>
                <w:szCs w:val="16"/>
              </w:rPr>
              <w:t>Helix-C</w:t>
            </w:r>
          </w:p>
        </w:tc>
        <w:tc>
          <w:tcPr>
            <w:tcW w:w="0" w:type="auto"/>
            <w:vAlign w:val="center"/>
          </w:tcPr>
          <w:p w14:paraId="732CE5CA" w14:textId="77777777" w:rsidR="00684A05" w:rsidRPr="006925CF" w:rsidRDefault="00684A05" w:rsidP="00341855">
            <w:pPr>
              <w:ind w:firstLineChars="0" w:firstLine="0"/>
              <w:jc w:val="center"/>
              <w:rPr>
                <w:sz w:val="16"/>
                <w:szCs w:val="16"/>
              </w:rPr>
            </w:pPr>
            <w:r w:rsidRPr="006925CF">
              <w:rPr>
                <w:rFonts w:hint="eastAsia"/>
                <w:sz w:val="16"/>
                <w:szCs w:val="16"/>
              </w:rPr>
              <w:t>双旋翼共轴式</w:t>
            </w:r>
          </w:p>
        </w:tc>
        <w:tc>
          <w:tcPr>
            <w:tcW w:w="0" w:type="auto"/>
            <w:tcBorders>
              <w:top w:val="nil"/>
              <w:left w:val="single" w:sz="4" w:space="0" w:color="auto"/>
              <w:bottom w:val="single" w:sz="4" w:space="0" w:color="auto"/>
              <w:right w:val="single" w:sz="4" w:space="0" w:color="auto"/>
            </w:tcBorders>
            <w:shd w:val="clear" w:color="auto" w:fill="auto"/>
            <w:vAlign w:val="center"/>
          </w:tcPr>
          <w:p w14:paraId="1C786CC6"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12700</w:t>
            </w:r>
          </w:p>
        </w:tc>
        <w:tc>
          <w:tcPr>
            <w:tcW w:w="0" w:type="auto"/>
            <w:tcBorders>
              <w:top w:val="nil"/>
              <w:left w:val="single" w:sz="4" w:space="0" w:color="auto"/>
              <w:bottom w:val="single" w:sz="4" w:space="0" w:color="auto"/>
              <w:right w:val="single" w:sz="4" w:space="0" w:color="auto"/>
            </w:tcBorders>
            <w:vAlign w:val="center"/>
          </w:tcPr>
          <w:p w14:paraId="52F19B1B"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15.9</w:t>
            </w:r>
          </w:p>
        </w:tc>
        <w:tc>
          <w:tcPr>
            <w:tcW w:w="0" w:type="auto"/>
            <w:tcBorders>
              <w:top w:val="nil"/>
              <w:left w:val="single" w:sz="4" w:space="0" w:color="auto"/>
              <w:bottom w:val="single" w:sz="4" w:space="0" w:color="auto"/>
              <w:right w:val="single" w:sz="4" w:space="0" w:color="auto"/>
            </w:tcBorders>
            <w:shd w:val="clear" w:color="auto" w:fill="auto"/>
            <w:vAlign w:val="center"/>
          </w:tcPr>
          <w:p w14:paraId="19D836F9"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11.3</w:t>
            </w:r>
          </w:p>
        </w:tc>
        <w:tc>
          <w:tcPr>
            <w:tcW w:w="0" w:type="auto"/>
            <w:tcBorders>
              <w:top w:val="nil"/>
              <w:left w:val="single" w:sz="4" w:space="0" w:color="auto"/>
              <w:bottom w:val="single" w:sz="4" w:space="0" w:color="auto"/>
              <w:right w:val="single" w:sz="4" w:space="0" w:color="auto"/>
            </w:tcBorders>
            <w:shd w:val="clear" w:color="auto" w:fill="auto"/>
            <w:vAlign w:val="center"/>
          </w:tcPr>
          <w:p w14:paraId="16C1B1F8"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5.4</w:t>
            </w:r>
          </w:p>
        </w:tc>
      </w:tr>
      <w:tr w:rsidR="00684A05" w:rsidRPr="006925CF" w14:paraId="7CD741F1" w14:textId="77777777" w:rsidTr="00341855">
        <w:tc>
          <w:tcPr>
            <w:tcW w:w="0" w:type="auto"/>
            <w:vAlign w:val="center"/>
          </w:tcPr>
          <w:p w14:paraId="5397A921" w14:textId="77777777" w:rsidR="00684A05" w:rsidRPr="006925CF" w:rsidRDefault="00684A05" w:rsidP="00341855">
            <w:pPr>
              <w:ind w:firstLineChars="0" w:firstLine="0"/>
              <w:jc w:val="center"/>
              <w:rPr>
                <w:sz w:val="16"/>
                <w:szCs w:val="16"/>
              </w:rPr>
            </w:pPr>
            <w:r w:rsidRPr="006925CF">
              <w:rPr>
                <w:rFonts w:hint="eastAsia"/>
                <w:sz w:val="16"/>
                <w:szCs w:val="16"/>
              </w:rPr>
              <w:t>1982</w:t>
            </w:r>
          </w:p>
        </w:tc>
        <w:tc>
          <w:tcPr>
            <w:tcW w:w="0" w:type="auto"/>
            <w:vAlign w:val="center"/>
          </w:tcPr>
          <w:p w14:paraId="7C4028A8" w14:textId="77777777" w:rsidR="00684A05" w:rsidRPr="006925CF" w:rsidRDefault="00684A05" w:rsidP="00341855">
            <w:pPr>
              <w:ind w:firstLineChars="0" w:firstLine="0"/>
              <w:jc w:val="center"/>
              <w:rPr>
                <w:sz w:val="16"/>
                <w:szCs w:val="16"/>
              </w:rPr>
            </w:pPr>
            <w:r w:rsidRPr="006925CF">
              <w:rPr>
                <w:rFonts w:hint="eastAsia"/>
                <w:sz w:val="16"/>
                <w:szCs w:val="16"/>
              </w:rPr>
              <w:t>法国宇航公司</w:t>
            </w:r>
          </w:p>
        </w:tc>
        <w:tc>
          <w:tcPr>
            <w:tcW w:w="0" w:type="auto"/>
            <w:vAlign w:val="center"/>
          </w:tcPr>
          <w:p w14:paraId="4464B4C9" w14:textId="77777777" w:rsidR="00684A05" w:rsidRPr="006925CF" w:rsidRDefault="00684A05" w:rsidP="00341855">
            <w:pPr>
              <w:ind w:firstLineChars="0" w:firstLine="0"/>
              <w:jc w:val="center"/>
              <w:rPr>
                <w:sz w:val="16"/>
                <w:szCs w:val="16"/>
              </w:rPr>
            </w:pPr>
            <w:r w:rsidRPr="006925CF">
              <w:rPr>
                <w:rFonts w:hint="eastAsia"/>
                <w:sz w:val="16"/>
                <w:szCs w:val="16"/>
              </w:rPr>
              <w:t>SA365F</w:t>
            </w:r>
          </w:p>
        </w:tc>
        <w:tc>
          <w:tcPr>
            <w:tcW w:w="0" w:type="auto"/>
            <w:vAlign w:val="center"/>
          </w:tcPr>
          <w:p w14:paraId="66785151" w14:textId="77777777" w:rsidR="00684A05" w:rsidRPr="006925CF" w:rsidRDefault="00684A05" w:rsidP="00341855">
            <w:pPr>
              <w:ind w:firstLineChars="0" w:firstLine="0"/>
              <w:jc w:val="center"/>
              <w:rPr>
                <w:sz w:val="16"/>
                <w:szCs w:val="16"/>
              </w:rPr>
            </w:pPr>
            <w:r w:rsidRPr="006925CF">
              <w:rPr>
                <w:rFonts w:hint="eastAsia"/>
                <w:sz w:val="16"/>
                <w:szCs w:val="16"/>
              </w:rPr>
              <w:t>Panther</w:t>
            </w:r>
          </w:p>
        </w:tc>
        <w:tc>
          <w:tcPr>
            <w:tcW w:w="0" w:type="auto"/>
            <w:vAlign w:val="center"/>
          </w:tcPr>
          <w:p w14:paraId="30D48983" w14:textId="77777777" w:rsidR="00684A05" w:rsidRPr="006925CF" w:rsidRDefault="00684A05" w:rsidP="00341855">
            <w:pPr>
              <w:ind w:firstLineChars="0" w:firstLine="0"/>
              <w:jc w:val="center"/>
              <w:rPr>
                <w:sz w:val="16"/>
                <w:szCs w:val="16"/>
              </w:rPr>
            </w:pPr>
            <w:r w:rsidRPr="006925CF">
              <w:rPr>
                <w:rFonts w:hint="eastAsia"/>
                <w:sz w:val="16"/>
                <w:szCs w:val="16"/>
              </w:rPr>
              <w:t>单旋翼带尾桨式</w:t>
            </w:r>
          </w:p>
        </w:tc>
        <w:tc>
          <w:tcPr>
            <w:tcW w:w="0" w:type="auto"/>
            <w:tcBorders>
              <w:top w:val="nil"/>
              <w:left w:val="single" w:sz="4" w:space="0" w:color="auto"/>
              <w:bottom w:val="single" w:sz="4" w:space="0" w:color="auto"/>
              <w:right w:val="single" w:sz="4" w:space="0" w:color="auto"/>
            </w:tcBorders>
            <w:shd w:val="clear" w:color="auto" w:fill="auto"/>
            <w:vAlign w:val="center"/>
          </w:tcPr>
          <w:p w14:paraId="64AC2E72"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4250</w:t>
            </w:r>
          </w:p>
        </w:tc>
        <w:tc>
          <w:tcPr>
            <w:tcW w:w="0" w:type="auto"/>
            <w:tcBorders>
              <w:top w:val="nil"/>
              <w:left w:val="single" w:sz="4" w:space="0" w:color="auto"/>
              <w:bottom w:val="single" w:sz="4" w:space="0" w:color="auto"/>
              <w:right w:val="single" w:sz="4" w:space="0" w:color="auto"/>
            </w:tcBorders>
            <w:vAlign w:val="center"/>
          </w:tcPr>
          <w:p w14:paraId="3C7EACAC"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11.94</w:t>
            </w:r>
          </w:p>
        </w:tc>
        <w:tc>
          <w:tcPr>
            <w:tcW w:w="0" w:type="auto"/>
            <w:tcBorders>
              <w:top w:val="nil"/>
              <w:left w:val="single" w:sz="4" w:space="0" w:color="auto"/>
              <w:bottom w:val="single" w:sz="4" w:space="0" w:color="auto"/>
              <w:right w:val="single" w:sz="4" w:space="0" w:color="auto"/>
            </w:tcBorders>
            <w:shd w:val="clear" w:color="auto" w:fill="auto"/>
            <w:vAlign w:val="center"/>
          </w:tcPr>
          <w:p w14:paraId="62B3137B"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 xml:space="preserve">　</w:t>
            </w:r>
          </w:p>
        </w:tc>
        <w:tc>
          <w:tcPr>
            <w:tcW w:w="0" w:type="auto"/>
            <w:tcBorders>
              <w:top w:val="nil"/>
              <w:left w:val="single" w:sz="4" w:space="0" w:color="auto"/>
              <w:bottom w:val="single" w:sz="4" w:space="0" w:color="auto"/>
              <w:right w:val="single" w:sz="4" w:space="0" w:color="auto"/>
            </w:tcBorders>
            <w:shd w:val="clear" w:color="auto" w:fill="auto"/>
            <w:vAlign w:val="center"/>
          </w:tcPr>
          <w:p w14:paraId="0AFF3D17"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3.52</w:t>
            </w:r>
          </w:p>
        </w:tc>
      </w:tr>
      <w:tr w:rsidR="00684A05" w:rsidRPr="006925CF" w14:paraId="5C78CDBD" w14:textId="77777777" w:rsidTr="00341855">
        <w:tc>
          <w:tcPr>
            <w:tcW w:w="0" w:type="auto"/>
            <w:vAlign w:val="center"/>
          </w:tcPr>
          <w:p w14:paraId="6909A94B" w14:textId="77777777" w:rsidR="00684A05" w:rsidRPr="006925CF" w:rsidRDefault="00684A05" w:rsidP="00341855">
            <w:pPr>
              <w:ind w:firstLineChars="0" w:firstLine="0"/>
              <w:jc w:val="center"/>
              <w:rPr>
                <w:sz w:val="16"/>
                <w:szCs w:val="16"/>
              </w:rPr>
            </w:pPr>
            <w:r w:rsidRPr="006925CF">
              <w:rPr>
                <w:rFonts w:hint="eastAsia"/>
                <w:sz w:val="16"/>
                <w:szCs w:val="16"/>
              </w:rPr>
              <w:t>1989</w:t>
            </w:r>
          </w:p>
        </w:tc>
        <w:tc>
          <w:tcPr>
            <w:tcW w:w="0" w:type="auto"/>
            <w:vAlign w:val="center"/>
          </w:tcPr>
          <w:p w14:paraId="32B08E12" w14:textId="77777777" w:rsidR="00684A05" w:rsidRPr="006925CF" w:rsidRDefault="00684A05" w:rsidP="00341855">
            <w:pPr>
              <w:ind w:firstLineChars="0" w:firstLine="0"/>
              <w:jc w:val="center"/>
              <w:rPr>
                <w:sz w:val="16"/>
                <w:szCs w:val="16"/>
              </w:rPr>
            </w:pPr>
            <w:r w:rsidRPr="006925CF">
              <w:rPr>
                <w:rFonts w:hint="eastAsia"/>
                <w:sz w:val="16"/>
                <w:szCs w:val="16"/>
              </w:rPr>
              <w:t>美国贝尔直升机公司</w:t>
            </w:r>
          </w:p>
        </w:tc>
        <w:tc>
          <w:tcPr>
            <w:tcW w:w="0" w:type="auto"/>
            <w:vAlign w:val="center"/>
          </w:tcPr>
          <w:p w14:paraId="3A470AA0" w14:textId="77777777" w:rsidR="00684A05" w:rsidRPr="006925CF" w:rsidRDefault="00684A05" w:rsidP="00341855">
            <w:pPr>
              <w:ind w:firstLineChars="0" w:firstLine="0"/>
              <w:jc w:val="center"/>
              <w:rPr>
                <w:sz w:val="16"/>
                <w:szCs w:val="16"/>
              </w:rPr>
            </w:pPr>
            <w:r w:rsidRPr="006925CF">
              <w:rPr>
                <w:rFonts w:hint="eastAsia"/>
                <w:sz w:val="16"/>
                <w:szCs w:val="16"/>
              </w:rPr>
              <w:t>V-22</w:t>
            </w:r>
          </w:p>
        </w:tc>
        <w:tc>
          <w:tcPr>
            <w:tcW w:w="0" w:type="auto"/>
            <w:vAlign w:val="center"/>
          </w:tcPr>
          <w:p w14:paraId="526F7DE8" w14:textId="77777777" w:rsidR="00684A05" w:rsidRPr="006925CF" w:rsidRDefault="00684A05" w:rsidP="00341855">
            <w:pPr>
              <w:ind w:firstLineChars="0" w:firstLine="0"/>
              <w:jc w:val="center"/>
              <w:rPr>
                <w:sz w:val="16"/>
                <w:szCs w:val="16"/>
              </w:rPr>
            </w:pPr>
            <w:r w:rsidRPr="006925CF">
              <w:rPr>
                <w:rFonts w:hint="eastAsia"/>
                <w:sz w:val="16"/>
                <w:szCs w:val="16"/>
              </w:rPr>
              <w:t>Osprey</w:t>
            </w:r>
          </w:p>
        </w:tc>
        <w:tc>
          <w:tcPr>
            <w:tcW w:w="0" w:type="auto"/>
            <w:vAlign w:val="center"/>
          </w:tcPr>
          <w:p w14:paraId="1A3E08B2" w14:textId="77777777" w:rsidR="00684A05" w:rsidRPr="006925CF" w:rsidRDefault="00684A05" w:rsidP="00341855">
            <w:pPr>
              <w:ind w:firstLineChars="0" w:firstLine="0"/>
              <w:jc w:val="center"/>
              <w:rPr>
                <w:sz w:val="16"/>
                <w:szCs w:val="16"/>
              </w:rPr>
            </w:pPr>
            <w:r>
              <w:rPr>
                <w:rFonts w:hint="eastAsia"/>
                <w:sz w:val="16"/>
                <w:szCs w:val="16"/>
              </w:rPr>
              <w:t>双旋翼横列式</w:t>
            </w:r>
            <w:r w:rsidRPr="009254E0">
              <w:rPr>
                <w:rFonts w:hint="eastAsia"/>
                <w:sz w:val="16"/>
                <w:szCs w:val="16"/>
                <w:vertAlign w:val="superscript"/>
              </w:rPr>
              <w:t>2</w:t>
            </w:r>
            <w:r w:rsidRPr="009254E0">
              <w:rPr>
                <w:sz w:val="16"/>
                <w:szCs w:val="16"/>
                <w:vertAlign w:val="superscript"/>
              </w:rPr>
              <w:t>)</w:t>
            </w:r>
          </w:p>
        </w:tc>
        <w:tc>
          <w:tcPr>
            <w:tcW w:w="0" w:type="auto"/>
            <w:tcBorders>
              <w:top w:val="nil"/>
              <w:left w:val="single" w:sz="4" w:space="0" w:color="auto"/>
              <w:bottom w:val="single" w:sz="4" w:space="0" w:color="auto"/>
              <w:right w:val="single" w:sz="4" w:space="0" w:color="auto"/>
            </w:tcBorders>
            <w:shd w:val="clear" w:color="auto" w:fill="auto"/>
            <w:vAlign w:val="center"/>
          </w:tcPr>
          <w:p w14:paraId="58E05F37"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23981</w:t>
            </w:r>
            <w:r w:rsidRPr="00F328A7">
              <w:rPr>
                <w:rFonts w:hint="eastAsia"/>
                <w:color w:val="000000"/>
                <w:sz w:val="16"/>
                <w:szCs w:val="16"/>
                <w:vertAlign w:val="superscript"/>
              </w:rPr>
              <w:t>3)</w:t>
            </w:r>
          </w:p>
        </w:tc>
        <w:tc>
          <w:tcPr>
            <w:tcW w:w="0" w:type="auto"/>
            <w:tcBorders>
              <w:top w:val="nil"/>
              <w:left w:val="single" w:sz="4" w:space="0" w:color="auto"/>
              <w:bottom w:val="single" w:sz="4" w:space="0" w:color="auto"/>
              <w:right w:val="single" w:sz="4" w:space="0" w:color="auto"/>
            </w:tcBorders>
            <w:vAlign w:val="center"/>
          </w:tcPr>
          <w:p w14:paraId="32B1B6EB"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11.61</w:t>
            </w:r>
          </w:p>
        </w:tc>
        <w:tc>
          <w:tcPr>
            <w:tcW w:w="0" w:type="auto"/>
            <w:tcBorders>
              <w:top w:val="nil"/>
              <w:left w:val="single" w:sz="4" w:space="0" w:color="auto"/>
              <w:bottom w:val="single" w:sz="4" w:space="0" w:color="auto"/>
              <w:right w:val="single" w:sz="4" w:space="0" w:color="auto"/>
            </w:tcBorders>
            <w:shd w:val="clear" w:color="auto" w:fill="auto"/>
            <w:vAlign w:val="center"/>
          </w:tcPr>
          <w:p w14:paraId="66C32B76"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17.47</w:t>
            </w:r>
          </w:p>
        </w:tc>
        <w:tc>
          <w:tcPr>
            <w:tcW w:w="0" w:type="auto"/>
            <w:tcBorders>
              <w:top w:val="nil"/>
              <w:left w:val="single" w:sz="4" w:space="0" w:color="auto"/>
              <w:bottom w:val="single" w:sz="4" w:space="0" w:color="auto"/>
              <w:right w:val="single" w:sz="4" w:space="0" w:color="auto"/>
            </w:tcBorders>
            <w:shd w:val="clear" w:color="auto" w:fill="auto"/>
            <w:vAlign w:val="center"/>
          </w:tcPr>
          <w:p w14:paraId="686742C1"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6.73</w:t>
            </w:r>
          </w:p>
        </w:tc>
      </w:tr>
      <w:tr w:rsidR="00684A05" w:rsidRPr="006925CF" w14:paraId="30D347D8" w14:textId="77777777" w:rsidTr="00341855">
        <w:tc>
          <w:tcPr>
            <w:tcW w:w="0" w:type="auto"/>
            <w:vAlign w:val="center"/>
          </w:tcPr>
          <w:p w14:paraId="2179AD85" w14:textId="77777777" w:rsidR="00684A05" w:rsidRPr="006925CF" w:rsidRDefault="00684A05" w:rsidP="00341855">
            <w:pPr>
              <w:ind w:firstLineChars="0" w:firstLine="0"/>
              <w:jc w:val="center"/>
              <w:rPr>
                <w:sz w:val="16"/>
                <w:szCs w:val="16"/>
              </w:rPr>
            </w:pPr>
            <w:r w:rsidRPr="006925CF">
              <w:rPr>
                <w:rFonts w:hint="eastAsia"/>
                <w:sz w:val="16"/>
                <w:szCs w:val="16"/>
              </w:rPr>
              <w:t>1997</w:t>
            </w:r>
          </w:p>
        </w:tc>
        <w:tc>
          <w:tcPr>
            <w:tcW w:w="0" w:type="auto"/>
            <w:vAlign w:val="center"/>
          </w:tcPr>
          <w:p w14:paraId="54028355" w14:textId="77777777" w:rsidR="00684A05" w:rsidRPr="006925CF" w:rsidRDefault="00684A05" w:rsidP="00341855">
            <w:pPr>
              <w:ind w:firstLineChars="0" w:firstLine="0"/>
              <w:jc w:val="center"/>
              <w:rPr>
                <w:sz w:val="16"/>
                <w:szCs w:val="16"/>
              </w:rPr>
            </w:pPr>
            <w:r w:rsidRPr="006925CF">
              <w:rPr>
                <w:rFonts w:hint="eastAsia"/>
                <w:sz w:val="16"/>
                <w:szCs w:val="16"/>
              </w:rPr>
              <w:t>俄罗斯卡莫夫公司</w:t>
            </w:r>
          </w:p>
        </w:tc>
        <w:tc>
          <w:tcPr>
            <w:tcW w:w="0" w:type="auto"/>
            <w:vAlign w:val="center"/>
          </w:tcPr>
          <w:p w14:paraId="7F7540AC" w14:textId="77777777" w:rsidR="00684A05" w:rsidRPr="006925CF" w:rsidRDefault="00684A05" w:rsidP="00341855">
            <w:pPr>
              <w:ind w:firstLineChars="0" w:firstLine="0"/>
              <w:jc w:val="center"/>
              <w:rPr>
                <w:sz w:val="16"/>
                <w:szCs w:val="16"/>
              </w:rPr>
            </w:pPr>
            <w:r w:rsidRPr="006925CF">
              <w:rPr>
                <w:rFonts w:hint="eastAsia"/>
                <w:sz w:val="16"/>
                <w:szCs w:val="16"/>
              </w:rPr>
              <w:t>Ka-52</w:t>
            </w:r>
          </w:p>
        </w:tc>
        <w:tc>
          <w:tcPr>
            <w:tcW w:w="0" w:type="auto"/>
            <w:vAlign w:val="center"/>
          </w:tcPr>
          <w:p w14:paraId="503EFCCC" w14:textId="77777777" w:rsidR="00684A05" w:rsidRPr="006925CF" w:rsidRDefault="00684A05" w:rsidP="00341855">
            <w:pPr>
              <w:ind w:firstLineChars="0" w:firstLine="0"/>
              <w:jc w:val="center"/>
              <w:rPr>
                <w:sz w:val="16"/>
                <w:szCs w:val="16"/>
              </w:rPr>
            </w:pPr>
            <w:r w:rsidRPr="006925CF">
              <w:rPr>
                <w:rFonts w:hint="eastAsia"/>
                <w:sz w:val="16"/>
                <w:szCs w:val="16"/>
              </w:rPr>
              <w:t>Alligator</w:t>
            </w:r>
          </w:p>
        </w:tc>
        <w:tc>
          <w:tcPr>
            <w:tcW w:w="0" w:type="auto"/>
            <w:vAlign w:val="center"/>
          </w:tcPr>
          <w:p w14:paraId="1B74F0C2" w14:textId="77777777" w:rsidR="00684A05" w:rsidRPr="006925CF" w:rsidRDefault="00684A05" w:rsidP="00341855">
            <w:pPr>
              <w:ind w:firstLineChars="0" w:firstLine="0"/>
              <w:jc w:val="center"/>
              <w:rPr>
                <w:sz w:val="16"/>
                <w:szCs w:val="16"/>
              </w:rPr>
            </w:pPr>
            <w:r w:rsidRPr="006925CF">
              <w:rPr>
                <w:rFonts w:hint="eastAsia"/>
                <w:sz w:val="16"/>
                <w:szCs w:val="16"/>
              </w:rPr>
              <w:t>双旋翼共轴式</w:t>
            </w:r>
          </w:p>
        </w:tc>
        <w:tc>
          <w:tcPr>
            <w:tcW w:w="0" w:type="auto"/>
            <w:tcBorders>
              <w:top w:val="nil"/>
              <w:left w:val="single" w:sz="4" w:space="0" w:color="auto"/>
              <w:bottom w:val="single" w:sz="4" w:space="0" w:color="auto"/>
              <w:right w:val="single" w:sz="4" w:space="0" w:color="auto"/>
            </w:tcBorders>
            <w:shd w:val="clear" w:color="auto" w:fill="auto"/>
            <w:vAlign w:val="center"/>
          </w:tcPr>
          <w:p w14:paraId="7045035D" w14:textId="77777777" w:rsidR="00684A05" w:rsidRPr="006925CF" w:rsidRDefault="00684A05" w:rsidP="00341855">
            <w:pPr>
              <w:ind w:firstLineChars="0" w:firstLine="0"/>
              <w:jc w:val="center"/>
              <w:rPr>
                <w:sz w:val="16"/>
                <w:szCs w:val="16"/>
              </w:rPr>
            </w:pPr>
            <w:r w:rsidRPr="006925CF">
              <w:rPr>
                <w:rFonts w:hint="eastAsia"/>
                <w:color w:val="000000"/>
                <w:sz w:val="16"/>
                <w:szCs w:val="16"/>
              </w:rPr>
              <w:t>约</w:t>
            </w:r>
            <w:r w:rsidRPr="006925CF">
              <w:rPr>
                <w:rFonts w:eastAsia="DengXian"/>
                <w:color w:val="000000"/>
                <w:sz w:val="16"/>
                <w:szCs w:val="16"/>
              </w:rPr>
              <w:t>12000</w:t>
            </w:r>
          </w:p>
        </w:tc>
        <w:tc>
          <w:tcPr>
            <w:tcW w:w="0" w:type="auto"/>
            <w:tcBorders>
              <w:top w:val="nil"/>
              <w:left w:val="single" w:sz="4" w:space="0" w:color="auto"/>
              <w:bottom w:val="single" w:sz="4" w:space="0" w:color="auto"/>
              <w:right w:val="single" w:sz="4" w:space="0" w:color="auto"/>
            </w:tcBorders>
            <w:vAlign w:val="center"/>
          </w:tcPr>
          <w:p w14:paraId="229EEC2A"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14.43</w:t>
            </w:r>
          </w:p>
        </w:tc>
        <w:tc>
          <w:tcPr>
            <w:tcW w:w="0" w:type="auto"/>
            <w:tcBorders>
              <w:top w:val="nil"/>
              <w:left w:val="single" w:sz="4" w:space="0" w:color="auto"/>
              <w:bottom w:val="single" w:sz="4" w:space="0" w:color="auto"/>
              <w:right w:val="single" w:sz="4" w:space="0" w:color="auto"/>
            </w:tcBorders>
            <w:shd w:val="clear" w:color="auto" w:fill="auto"/>
            <w:vAlign w:val="center"/>
          </w:tcPr>
          <w:p w14:paraId="45D6D7F5"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 xml:space="preserve">　</w:t>
            </w:r>
          </w:p>
        </w:tc>
        <w:tc>
          <w:tcPr>
            <w:tcW w:w="0" w:type="auto"/>
            <w:tcBorders>
              <w:top w:val="nil"/>
              <w:left w:val="single" w:sz="4" w:space="0" w:color="auto"/>
              <w:bottom w:val="single" w:sz="4" w:space="0" w:color="auto"/>
              <w:right w:val="single" w:sz="4" w:space="0" w:color="auto"/>
            </w:tcBorders>
            <w:shd w:val="clear" w:color="auto" w:fill="auto"/>
            <w:vAlign w:val="center"/>
          </w:tcPr>
          <w:p w14:paraId="5E279D88"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4.93</w:t>
            </w:r>
          </w:p>
        </w:tc>
      </w:tr>
    </w:tbl>
    <w:p w14:paraId="3477F05A" w14:textId="77777777" w:rsidR="00684A05" w:rsidRDefault="00684A05" w:rsidP="00684A05">
      <w:pPr>
        <w:ind w:firstLineChars="0" w:firstLine="0"/>
        <w:rPr>
          <w:sz w:val="18"/>
          <w:szCs w:val="18"/>
        </w:rPr>
        <w:sectPr w:rsidR="00684A05" w:rsidSect="00684A05">
          <w:type w:val="continuous"/>
          <w:pgSz w:w="11906" w:h="16838"/>
          <w:pgMar w:top="1440" w:right="1800" w:bottom="1440" w:left="1800" w:header="720" w:footer="720" w:gutter="0"/>
          <w:cols w:space="425"/>
          <w:docGrid w:type="lines" w:linePitch="312"/>
        </w:sectPr>
      </w:pPr>
    </w:p>
    <w:p w14:paraId="03D28020" w14:textId="58F22D2A" w:rsidR="00684A05" w:rsidRDefault="00684A05" w:rsidP="00004EAF">
      <w:pPr>
        <w:widowControl/>
        <w:ind w:firstLineChars="0" w:firstLine="0"/>
        <w:jc w:val="center"/>
        <w:rPr>
          <w:rFonts w:ascii="宋体" w:hAnsi="宋体"/>
          <w:sz w:val="18"/>
          <w:szCs w:val="18"/>
        </w:rPr>
      </w:pPr>
      <w:r w:rsidRPr="00E87E60">
        <w:rPr>
          <w:rFonts w:ascii="宋体" w:hAnsi="宋体"/>
          <w:sz w:val="18"/>
          <w:szCs w:val="18"/>
        </w:rPr>
        <w:t>1)</w:t>
      </w:r>
      <w:r w:rsidRPr="00E87E60">
        <w:rPr>
          <w:rFonts w:ascii="宋体" w:hAnsi="宋体" w:hint="eastAsia"/>
          <w:sz w:val="18"/>
          <w:szCs w:val="18"/>
        </w:rPr>
        <w:t>部分</w:t>
      </w:r>
      <w:r>
        <w:rPr>
          <w:rFonts w:ascii="宋体" w:hAnsi="宋体" w:hint="eastAsia"/>
          <w:sz w:val="18"/>
          <w:szCs w:val="18"/>
        </w:rPr>
        <w:t>机型变更过型号，</w:t>
      </w:r>
      <w:r w:rsidRPr="00E87E60">
        <w:rPr>
          <w:rFonts w:ascii="宋体" w:hAnsi="宋体" w:hint="eastAsia"/>
          <w:sz w:val="18"/>
          <w:szCs w:val="18"/>
        </w:rPr>
        <w:t>“首飞时间”按原型机计</w:t>
      </w:r>
      <w:r>
        <w:rPr>
          <w:rFonts w:ascii="宋体" w:hAnsi="宋体" w:hint="eastAsia"/>
          <w:sz w:val="18"/>
          <w:szCs w:val="18"/>
        </w:rPr>
        <w:t>；2</w:t>
      </w:r>
      <w:r>
        <w:rPr>
          <w:rFonts w:ascii="宋体" w:hAnsi="宋体"/>
          <w:sz w:val="18"/>
          <w:szCs w:val="18"/>
        </w:rPr>
        <w:t>)</w:t>
      </w:r>
      <w:r>
        <w:rPr>
          <w:rFonts w:ascii="宋体" w:hAnsi="宋体" w:hint="eastAsia"/>
          <w:sz w:val="18"/>
          <w:szCs w:val="18"/>
        </w:rPr>
        <w:t>指V</w:t>
      </w:r>
      <w:r>
        <w:rPr>
          <w:rFonts w:ascii="宋体" w:hAnsi="宋体"/>
          <w:sz w:val="18"/>
          <w:szCs w:val="18"/>
        </w:rPr>
        <w:t>-22</w:t>
      </w:r>
      <w:r>
        <w:rPr>
          <w:rFonts w:ascii="宋体" w:hAnsi="宋体" w:hint="eastAsia"/>
          <w:sz w:val="18"/>
          <w:szCs w:val="18"/>
        </w:rPr>
        <w:t>处于直升机状态时的构型；3）指V-22垂直起飞</w:t>
      </w:r>
      <w:r>
        <w:rPr>
          <w:rFonts w:ascii="宋体" w:hAnsi="宋体"/>
          <w:sz w:val="18"/>
          <w:szCs w:val="18"/>
        </w:rPr>
        <w:t>的</w:t>
      </w:r>
      <w:r>
        <w:rPr>
          <w:rFonts w:ascii="宋体" w:hAnsi="宋体" w:hint="eastAsia"/>
          <w:sz w:val="18"/>
          <w:szCs w:val="18"/>
        </w:rPr>
        <w:t>最大总重。</w:t>
      </w:r>
      <w:r w:rsidRPr="00E87E60">
        <w:rPr>
          <w:rFonts w:ascii="宋体" w:hAnsi="宋体" w:hint="eastAsia"/>
          <w:sz w:val="18"/>
          <w:szCs w:val="18"/>
        </w:rPr>
        <w:t>表中数据</w:t>
      </w:r>
      <w:r>
        <w:rPr>
          <w:rFonts w:ascii="宋体" w:hAnsi="宋体" w:hint="eastAsia"/>
          <w:sz w:val="18"/>
          <w:szCs w:val="18"/>
        </w:rPr>
        <w:t>均</w:t>
      </w:r>
      <w:r w:rsidRPr="00E87E60">
        <w:rPr>
          <w:rFonts w:ascii="宋体" w:hAnsi="宋体" w:hint="eastAsia"/>
          <w:sz w:val="18"/>
          <w:szCs w:val="18"/>
        </w:rPr>
        <w:t>引自文献</w:t>
      </w:r>
      <w:r w:rsidRPr="00E87E60">
        <w:rPr>
          <w:rFonts w:ascii="宋体" w:hAnsi="宋体"/>
          <w:sz w:val="18"/>
          <w:szCs w:val="18"/>
        </w:rPr>
        <w:fldChar w:fldCharType="begin"/>
      </w:r>
      <w:r w:rsidRPr="00E87E60">
        <w:rPr>
          <w:rFonts w:ascii="宋体" w:hAnsi="宋体"/>
          <w:sz w:val="18"/>
          <w:szCs w:val="18"/>
        </w:rPr>
        <w:instrText xml:space="preserve"> ADDIN NE.Ref.{EABBB643-EE37-4C07-AB6C-FB4CE7507C08}</w:instrText>
      </w:r>
      <w:r w:rsidRPr="00E87E60">
        <w:rPr>
          <w:rFonts w:ascii="宋体" w:hAnsi="宋体"/>
          <w:sz w:val="18"/>
          <w:szCs w:val="18"/>
        </w:rPr>
        <w:fldChar w:fldCharType="separate"/>
      </w:r>
      <w:r w:rsidRPr="00E87E60">
        <w:rPr>
          <w:rFonts w:ascii="宋体" w:hAnsi="宋体"/>
          <w:color w:val="000000"/>
          <w:kern w:val="0"/>
          <w:sz w:val="18"/>
          <w:szCs w:val="18"/>
        </w:rPr>
        <w:t>[1]</w:t>
      </w:r>
      <w:r w:rsidRPr="00E87E60">
        <w:rPr>
          <w:rFonts w:ascii="宋体" w:hAnsi="宋体"/>
          <w:sz w:val="18"/>
          <w:szCs w:val="18"/>
        </w:rPr>
        <w:fldChar w:fldCharType="end"/>
      </w:r>
      <w:r w:rsidRPr="00E87E60">
        <w:rPr>
          <w:rFonts w:ascii="宋体" w:hAnsi="宋体" w:hint="eastAsia"/>
          <w:sz w:val="18"/>
          <w:szCs w:val="18"/>
        </w:rPr>
        <w:t>。</w:t>
      </w:r>
    </w:p>
    <w:p w14:paraId="5DBB94B9" w14:textId="77777777" w:rsidR="00004EAF" w:rsidRPr="00004EAF" w:rsidRDefault="00004EAF" w:rsidP="00004EAF">
      <w:pPr>
        <w:widowControl/>
        <w:ind w:firstLineChars="0" w:firstLine="0"/>
        <w:jc w:val="center"/>
      </w:pPr>
    </w:p>
    <w:p w14:paraId="53F76642" w14:textId="65E10039" w:rsidR="00A34972" w:rsidRDefault="00A34972">
      <w:pPr>
        <w:widowControl/>
        <w:ind w:firstLineChars="0" w:firstLine="0"/>
        <w:jc w:val="left"/>
        <w:sectPr w:rsidR="00A34972" w:rsidSect="00684A05">
          <w:type w:val="continuous"/>
          <w:pgSz w:w="11906" w:h="16838"/>
          <w:pgMar w:top="1440" w:right="1800" w:bottom="1440" w:left="1800" w:header="720" w:footer="720" w:gutter="0"/>
          <w:cols w:space="425"/>
          <w:docGrid w:type="lines" w:linePitch="312"/>
        </w:sectPr>
      </w:pPr>
    </w:p>
    <w:p w14:paraId="6FAEBE36" w14:textId="254F90C8" w:rsidR="00684A05" w:rsidRDefault="00684A05">
      <w:pPr>
        <w:widowControl/>
        <w:ind w:firstLineChars="0" w:firstLine="0"/>
        <w:jc w:val="left"/>
      </w:pPr>
    </w:p>
    <w:p w14:paraId="2C0EF2D7" w14:textId="77777777" w:rsidR="00E33665" w:rsidRPr="00421836" w:rsidRDefault="00E33665" w:rsidP="008E047A">
      <w:pPr>
        <w:ind w:firstLineChars="0" w:firstLine="0"/>
      </w:pPr>
    </w:p>
    <w:p w14:paraId="28428124" w14:textId="77777777" w:rsidR="00E33665" w:rsidRPr="001A1D17" w:rsidRDefault="00E33665" w:rsidP="001A1D17">
      <w:pPr>
        <w:pStyle w:val="3"/>
        <w:jc w:val="center"/>
        <w:rPr>
          <w:rFonts w:ascii="黑体" w:eastAsia="黑体" w:hAnsi="黑体"/>
          <w:b w:val="0"/>
          <w:bCs w:val="0"/>
          <w:sz w:val="20"/>
          <w:szCs w:val="16"/>
        </w:rPr>
      </w:pPr>
      <w:r w:rsidRPr="001A1D17">
        <w:rPr>
          <w:rFonts w:ascii="黑体" w:eastAsia="黑体" w:hAnsi="黑体" w:hint="eastAsia"/>
          <w:b w:val="0"/>
          <w:bCs w:val="0"/>
          <w:sz w:val="20"/>
          <w:szCs w:val="16"/>
        </w:rPr>
        <w:t>参 考 文 献</w:t>
      </w:r>
      <w:commentRangeStart w:id="1065"/>
      <w:commentRangeEnd w:id="1065"/>
      <w:r w:rsidRPr="001A1D17">
        <w:rPr>
          <w:rFonts w:ascii="黑体" w:eastAsia="黑体" w:hAnsi="黑体"/>
          <w:b w:val="0"/>
          <w:bCs w:val="0"/>
          <w:sz w:val="20"/>
          <w:szCs w:val="16"/>
        </w:rPr>
        <w:commentReference w:id="1065"/>
      </w:r>
    </w:p>
    <w:p w14:paraId="1A611D6B" w14:textId="77777777" w:rsidR="00840FFD" w:rsidRPr="000B78BB" w:rsidRDefault="00E33665" w:rsidP="00D51B55">
      <w:pPr>
        <w:autoSpaceDE w:val="0"/>
        <w:autoSpaceDN w:val="0"/>
        <w:adjustRightInd w:val="0"/>
        <w:ind w:firstLineChars="0" w:firstLine="0"/>
        <w:jc w:val="left"/>
        <w:rPr>
          <w:rFonts w:ascii="宋体" w:hAnsi="宋体"/>
          <w:kern w:val="0"/>
          <w:sz w:val="18"/>
          <w:szCs w:val="18"/>
        </w:rPr>
      </w:pPr>
      <w:r>
        <w:rPr>
          <w:sz w:val="18"/>
          <w:szCs w:val="18"/>
        </w:rPr>
        <w:fldChar w:fldCharType="begin"/>
      </w:r>
      <w:r>
        <w:rPr>
          <w:sz w:val="18"/>
          <w:szCs w:val="18"/>
        </w:rPr>
        <w:instrText xml:space="preserve"> ADDIN NE.Bib</w:instrText>
      </w:r>
      <w:r>
        <w:rPr>
          <w:sz w:val="18"/>
          <w:szCs w:val="18"/>
        </w:rPr>
        <w:fldChar w:fldCharType="separate"/>
      </w:r>
    </w:p>
    <w:p w14:paraId="1AB25576"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[1] </w:t>
      </w:r>
      <w:bookmarkStart w:id="1066" w:name="_neb50B450F6_3D9C_4067_A8F7_F47E904DCCB9"/>
      <w:r w:rsidRPr="000B78BB">
        <w:rPr>
          <w:rFonts w:ascii="宋体" w:hAnsi="宋体" w:cs="宋体" w:hint="eastAsia"/>
          <w:color w:val="000000"/>
          <w:kern w:val="0"/>
          <w:sz w:val="18"/>
          <w:szCs w:val="18"/>
        </w:rPr>
        <w:t>倪先平</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直升机手册</w:t>
      </w:r>
      <w:r w:rsidRPr="000B78BB">
        <w:rPr>
          <w:rFonts w:ascii="宋体" w:hAnsi="宋体"/>
          <w:color w:val="000000"/>
          <w:kern w:val="0"/>
          <w:sz w:val="18"/>
          <w:szCs w:val="18"/>
        </w:rPr>
        <w:t xml:space="preserve">[M]. </w:t>
      </w:r>
      <w:r w:rsidRPr="000B78BB">
        <w:rPr>
          <w:rFonts w:ascii="宋体" w:hAnsi="宋体" w:cs="宋体" w:hint="eastAsia"/>
          <w:color w:val="000000"/>
          <w:kern w:val="0"/>
          <w:sz w:val="18"/>
          <w:szCs w:val="18"/>
        </w:rPr>
        <w:t>北京</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航空工业出版社</w:t>
      </w:r>
      <w:r w:rsidRPr="000B78BB">
        <w:rPr>
          <w:rFonts w:ascii="宋体" w:hAnsi="宋体"/>
          <w:color w:val="000000"/>
          <w:kern w:val="0"/>
          <w:sz w:val="18"/>
          <w:szCs w:val="18"/>
        </w:rPr>
        <w:t>, 2003.</w:t>
      </w:r>
    </w:p>
    <w:bookmarkEnd w:id="1066"/>
    <w:p w14:paraId="46853D33" w14:textId="77777777" w:rsidR="00840FFD" w:rsidRPr="000B78BB" w:rsidRDefault="001276CA" w:rsidP="008E047A">
      <w:pPr>
        <w:autoSpaceDE w:val="0"/>
        <w:autoSpaceDN w:val="0"/>
        <w:adjustRightInd w:val="0"/>
        <w:ind w:firstLineChars="0" w:firstLine="0"/>
        <w:rPr>
          <w:rFonts w:ascii="宋体" w:hAnsi="宋体"/>
          <w:color w:val="000000"/>
          <w:kern w:val="0"/>
          <w:sz w:val="18"/>
          <w:szCs w:val="18"/>
        </w:rPr>
      </w:pPr>
      <w:r w:rsidRPr="000B78BB">
        <w:rPr>
          <w:rFonts w:ascii="宋体" w:hAnsi="宋体"/>
          <w:color w:val="000000"/>
          <w:kern w:val="0"/>
          <w:sz w:val="18"/>
          <w:szCs w:val="18"/>
        </w:rPr>
        <w:t>Ni Xianping. Helicopter manual[M]. Beijing: Aviation Industry Press, 2003.</w:t>
      </w:r>
      <w:r w:rsidRPr="000B78BB">
        <w:rPr>
          <w:rFonts w:ascii="宋体" w:hAnsi="宋体" w:hint="eastAsia"/>
          <w:color w:val="000000"/>
          <w:kern w:val="0"/>
          <w:sz w:val="18"/>
          <w:szCs w:val="18"/>
        </w:rPr>
        <w:t xml:space="preserve"> (in Chinese)</w:t>
      </w:r>
    </w:p>
    <w:p w14:paraId="0089A340"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[2] </w:t>
      </w:r>
      <w:bookmarkStart w:id="1067" w:name="_neb2F8545B8_BE50_4ADB_B232_88B260EDE089"/>
      <w:r w:rsidRPr="000B78BB">
        <w:rPr>
          <w:rFonts w:ascii="宋体" w:hAnsi="宋体" w:cs="宋体" w:hint="eastAsia"/>
          <w:color w:val="000000"/>
          <w:kern w:val="0"/>
          <w:sz w:val="18"/>
          <w:szCs w:val="18"/>
        </w:rPr>
        <w:t>中华人民共和国国务院新闻办公室</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中国的军事战略</w:t>
      </w:r>
      <w:r w:rsidRPr="000B78BB">
        <w:rPr>
          <w:rFonts w:ascii="宋体" w:hAnsi="宋体"/>
          <w:color w:val="000000"/>
          <w:kern w:val="0"/>
          <w:sz w:val="18"/>
          <w:szCs w:val="18"/>
        </w:rPr>
        <w:t xml:space="preserve">[M]. </w:t>
      </w:r>
      <w:r w:rsidRPr="000B78BB">
        <w:rPr>
          <w:rFonts w:ascii="宋体" w:hAnsi="宋体" w:cs="宋体" w:hint="eastAsia"/>
          <w:color w:val="000000"/>
          <w:kern w:val="0"/>
          <w:sz w:val="18"/>
          <w:szCs w:val="18"/>
        </w:rPr>
        <w:t>北京</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人民出版社</w:t>
      </w:r>
      <w:r w:rsidRPr="000B78BB">
        <w:rPr>
          <w:rFonts w:ascii="宋体" w:hAnsi="宋体"/>
          <w:color w:val="000000"/>
          <w:kern w:val="0"/>
          <w:sz w:val="18"/>
          <w:szCs w:val="18"/>
        </w:rPr>
        <w:t>, 2015.</w:t>
      </w:r>
    </w:p>
    <w:bookmarkEnd w:id="1067"/>
    <w:p w14:paraId="3B4879EF" w14:textId="77777777" w:rsidR="00840FFD" w:rsidRPr="000B78BB" w:rsidRDefault="00643468" w:rsidP="008E047A">
      <w:pPr>
        <w:autoSpaceDE w:val="0"/>
        <w:autoSpaceDN w:val="0"/>
        <w:adjustRightInd w:val="0"/>
        <w:ind w:firstLineChars="0" w:firstLine="0"/>
        <w:rPr>
          <w:rFonts w:ascii="宋体" w:hAnsi="宋体"/>
          <w:color w:val="000000"/>
          <w:kern w:val="0"/>
          <w:sz w:val="18"/>
          <w:szCs w:val="18"/>
        </w:rPr>
      </w:pPr>
      <w:r w:rsidRPr="000B78BB">
        <w:rPr>
          <w:rFonts w:ascii="宋体" w:hAnsi="宋体"/>
          <w:color w:val="000000"/>
          <w:kern w:val="0"/>
          <w:sz w:val="18"/>
          <w:szCs w:val="18"/>
        </w:rPr>
        <w:t xml:space="preserve">Information Office of the State Council of the People's Republic of China. China's military strategy[M]. </w:t>
      </w:r>
      <w:r w:rsidRPr="000B78BB">
        <w:rPr>
          <w:rFonts w:ascii="宋体" w:hAnsi="宋体" w:hint="eastAsia"/>
          <w:color w:val="000000"/>
          <w:kern w:val="0"/>
          <w:sz w:val="18"/>
          <w:szCs w:val="18"/>
        </w:rPr>
        <w:t>B</w:t>
      </w:r>
      <w:r w:rsidRPr="000B78BB">
        <w:rPr>
          <w:rFonts w:ascii="宋体" w:hAnsi="宋体"/>
          <w:color w:val="000000"/>
          <w:kern w:val="0"/>
          <w:sz w:val="18"/>
          <w:szCs w:val="18"/>
        </w:rPr>
        <w:t>eijing: People's Publishing House, 2015.</w:t>
      </w:r>
      <w:r w:rsidRPr="000B78BB">
        <w:rPr>
          <w:rFonts w:ascii="宋体" w:hAnsi="宋体" w:hint="eastAsia"/>
          <w:color w:val="000000"/>
          <w:kern w:val="0"/>
          <w:sz w:val="18"/>
          <w:szCs w:val="18"/>
        </w:rPr>
        <w:t xml:space="preserve"> (in Chinese)</w:t>
      </w:r>
    </w:p>
    <w:p w14:paraId="667A9BB1"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[3] </w:t>
      </w:r>
      <w:bookmarkStart w:id="1068" w:name="_nebB8C56956_A509_40BC_9EA3_6996A0AAC458"/>
      <w:r w:rsidRPr="000B78BB">
        <w:rPr>
          <w:rFonts w:ascii="宋体" w:hAnsi="宋体"/>
          <w:color w:val="000000"/>
          <w:kern w:val="0"/>
          <w:sz w:val="18"/>
          <w:szCs w:val="18"/>
        </w:rPr>
        <w:t xml:space="preserve">Drees J M, Hendal W P. Airflow Patterns in the Neighbourhood of Helicopter Rotors: A Description of Some Smoke Tests Carried out </w:t>
      </w:r>
      <w:r w:rsidRPr="000B78BB">
        <w:rPr>
          <w:rFonts w:ascii="宋体" w:hAnsi="宋体"/>
          <w:color w:val="000000"/>
          <w:kern w:val="0"/>
          <w:sz w:val="18"/>
          <w:szCs w:val="18"/>
        </w:rPr>
        <w:t>in a Wind‐Tunnel at Amsterdam[J]. Aircraft Engineering and Aerospace Technology</w:t>
      </w:r>
      <w:r w:rsidR="00BC7846" w:rsidRPr="000B78BB">
        <w:rPr>
          <w:rFonts w:ascii="宋体" w:hAnsi="宋体"/>
          <w:color w:val="000000"/>
          <w:kern w:val="0"/>
          <w:sz w:val="18"/>
          <w:szCs w:val="18"/>
        </w:rPr>
        <w:t>, 19</w:t>
      </w:r>
      <w:r w:rsidRPr="000B78BB">
        <w:rPr>
          <w:rFonts w:ascii="宋体" w:hAnsi="宋体"/>
          <w:color w:val="000000"/>
          <w:kern w:val="0"/>
          <w:sz w:val="18"/>
          <w:szCs w:val="18"/>
        </w:rPr>
        <w:t>51, 23(4): 107-111.</w:t>
      </w:r>
      <w:bookmarkEnd w:id="1068"/>
    </w:p>
    <w:p w14:paraId="08B3C0C0"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[4] </w:t>
      </w:r>
      <w:bookmarkStart w:id="1069" w:name="_nebEA6ED83F_91AF_4FA3_99EE_3D440DB76E44"/>
      <w:r w:rsidRPr="000B78BB">
        <w:rPr>
          <w:rFonts w:ascii="宋体" w:hAnsi="宋体"/>
          <w:color w:val="000000"/>
          <w:kern w:val="0"/>
          <w:sz w:val="18"/>
          <w:szCs w:val="18"/>
        </w:rPr>
        <w:t>Bagai A, Leishman J G. Flow Visualization of Compressible Vortex Structures Using Density Gradient Techniques[J]. Experiments in Fluids</w:t>
      </w:r>
      <w:r w:rsidR="00BC7846" w:rsidRPr="000B78BB">
        <w:rPr>
          <w:rFonts w:ascii="宋体" w:hAnsi="宋体"/>
          <w:color w:val="000000"/>
          <w:kern w:val="0"/>
          <w:sz w:val="18"/>
          <w:szCs w:val="18"/>
        </w:rPr>
        <w:t>, 19</w:t>
      </w:r>
      <w:r w:rsidRPr="000B78BB">
        <w:rPr>
          <w:rFonts w:ascii="宋体" w:hAnsi="宋体"/>
          <w:color w:val="000000"/>
          <w:kern w:val="0"/>
          <w:sz w:val="18"/>
          <w:szCs w:val="18"/>
        </w:rPr>
        <w:t>93, 15(6): 431-442.</w:t>
      </w:r>
      <w:bookmarkEnd w:id="1069"/>
    </w:p>
    <w:p w14:paraId="72F64B5B"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[5] </w:t>
      </w:r>
      <w:bookmarkStart w:id="1070" w:name="_neb0701B97B_C95D_4DF6_9BE6_AE84E298FBE6"/>
      <w:r w:rsidRPr="000B78BB">
        <w:rPr>
          <w:rFonts w:ascii="宋体" w:hAnsi="宋体"/>
          <w:color w:val="000000"/>
          <w:kern w:val="0"/>
          <w:sz w:val="18"/>
          <w:szCs w:val="18"/>
        </w:rPr>
        <w:t>Leishman J G, Baker A, Coyne A. Measurements of Rotor Tip Vortices Using Three-Component Laser Doppler Velocimetry[J]. Journal of the American Helicopter Society</w:t>
      </w:r>
      <w:r w:rsidR="00BC7846" w:rsidRPr="000B78BB">
        <w:rPr>
          <w:rFonts w:ascii="宋体" w:hAnsi="宋体"/>
          <w:color w:val="000000"/>
          <w:kern w:val="0"/>
          <w:sz w:val="18"/>
          <w:szCs w:val="18"/>
        </w:rPr>
        <w:t>, 19</w:t>
      </w:r>
      <w:r w:rsidRPr="000B78BB">
        <w:rPr>
          <w:rFonts w:ascii="宋体" w:hAnsi="宋体"/>
          <w:color w:val="000000"/>
          <w:kern w:val="0"/>
          <w:sz w:val="18"/>
          <w:szCs w:val="18"/>
        </w:rPr>
        <w:t>96, 41(4): 342-353.</w:t>
      </w:r>
      <w:bookmarkEnd w:id="1070"/>
    </w:p>
    <w:p w14:paraId="6DB5D871"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[6] </w:t>
      </w:r>
      <w:bookmarkStart w:id="1071" w:name="_neb33CB6CBF_8D28_4E34_86D7_A404F7A2DBA1"/>
      <w:r w:rsidRPr="000B78BB">
        <w:rPr>
          <w:rFonts w:ascii="宋体" w:hAnsi="宋体"/>
          <w:color w:val="000000"/>
          <w:kern w:val="0"/>
          <w:sz w:val="18"/>
          <w:szCs w:val="18"/>
        </w:rPr>
        <w:t>Leishman J G. Measurements of the Aperiodic Wake of a Hovering Rotor[J]. Experiments in Fluids</w:t>
      </w:r>
      <w:r w:rsidR="00BC7846" w:rsidRPr="000B78BB">
        <w:rPr>
          <w:rFonts w:ascii="宋体" w:hAnsi="宋体"/>
          <w:color w:val="000000"/>
          <w:kern w:val="0"/>
          <w:sz w:val="18"/>
          <w:szCs w:val="18"/>
        </w:rPr>
        <w:t>, 19</w:t>
      </w:r>
      <w:r w:rsidRPr="000B78BB">
        <w:rPr>
          <w:rFonts w:ascii="宋体" w:hAnsi="宋体"/>
          <w:color w:val="000000"/>
          <w:kern w:val="0"/>
          <w:sz w:val="18"/>
          <w:szCs w:val="18"/>
        </w:rPr>
        <w:t>98, 25(4): 352-361.</w:t>
      </w:r>
      <w:bookmarkEnd w:id="1071"/>
    </w:p>
    <w:p w14:paraId="743D66F3"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[7] </w:t>
      </w:r>
      <w:bookmarkStart w:id="1072" w:name="_nebA7A0516E_8000_4748_8FA5_3A7774204DA8"/>
      <w:r w:rsidRPr="000B78BB">
        <w:rPr>
          <w:rFonts w:ascii="宋体" w:hAnsi="宋体" w:cs="宋体" w:hint="eastAsia"/>
          <w:color w:val="000000"/>
          <w:kern w:val="0"/>
          <w:sz w:val="18"/>
          <w:szCs w:val="18"/>
        </w:rPr>
        <w:t>唐正飞，高正</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共轴双旋翼与单旋翼悬停流场实验测量值的对比</w:t>
      </w:r>
      <w:r w:rsidRPr="000B78BB">
        <w:rPr>
          <w:rFonts w:ascii="宋体" w:hAnsi="宋体"/>
          <w:color w:val="000000"/>
          <w:kern w:val="0"/>
          <w:sz w:val="18"/>
          <w:szCs w:val="18"/>
        </w:rPr>
        <w:t xml:space="preserve">[J]. </w:t>
      </w:r>
      <w:r w:rsidRPr="000B78BB">
        <w:rPr>
          <w:rFonts w:ascii="宋体" w:hAnsi="宋体" w:cs="宋体" w:hint="eastAsia"/>
          <w:color w:val="000000"/>
          <w:kern w:val="0"/>
          <w:sz w:val="18"/>
          <w:szCs w:val="18"/>
        </w:rPr>
        <w:t>南京航空航天大学学报</w:t>
      </w:r>
      <w:r w:rsidR="00BC7846" w:rsidRPr="000B78BB">
        <w:rPr>
          <w:rFonts w:ascii="宋体" w:hAnsi="宋体"/>
          <w:color w:val="000000"/>
          <w:kern w:val="0"/>
          <w:sz w:val="18"/>
          <w:szCs w:val="18"/>
        </w:rPr>
        <w:t>, 19</w:t>
      </w:r>
      <w:r w:rsidRPr="000B78BB">
        <w:rPr>
          <w:rFonts w:ascii="宋体" w:hAnsi="宋体"/>
          <w:color w:val="000000"/>
          <w:kern w:val="0"/>
          <w:sz w:val="18"/>
          <w:szCs w:val="18"/>
        </w:rPr>
        <w:t>97, 29(6): 33-38.</w:t>
      </w:r>
    </w:p>
    <w:bookmarkEnd w:id="1072"/>
    <w:p w14:paraId="72A37AE0" w14:textId="77777777" w:rsidR="00840FFD" w:rsidRPr="000B78BB" w:rsidRDefault="00930FC9"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lastRenderedPageBreak/>
        <w:t>Tang Zhengfei</w:t>
      </w:r>
      <w:r w:rsidRPr="000B78BB">
        <w:rPr>
          <w:rFonts w:ascii="宋体" w:hAnsi="宋体" w:hint="eastAsia"/>
          <w:color w:val="000000"/>
          <w:kern w:val="0"/>
          <w:sz w:val="18"/>
          <w:szCs w:val="18"/>
        </w:rPr>
        <w:t>,</w:t>
      </w:r>
      <w:r w:rsidRPr="000B78BB">
        <w:rPr>
          <w:rFonts w:ascii="宋体" w:hAnsi="宋体"/>
          <w:color w:val="000000"/>
          <w:kern w:val="0"/>
          <w:sz w:val="18"/>
          <w:szCs w:val="18"/>
        </w:rPr>
        <w:t xml:space="preserve"> Gao Zheng. Comparison of experimental data for the Coaxial-Rotor and Single-Rotor flow field in hovering[J].</w:t>
      </w:r>
      <w:r w:rsidRPr="000B78BB">
        <w:rPr>
          <w:rFonts w:ascii="宋体" w:hAnsi="宋体" w:hint="eastAsia"/>
          <w:color w:val="000000"/>
          <w:kern w:val="0"/>
          <w:sz w:val="18"/>
          <w:szCs w:val="18"/>
        </w:rPr>
        <w:t xml:space="preserve"> Journal of Nanjing University of Aeronautics </w:t>
      </w:r>
      <w:r w:rsidRPr="000B78BB">
        <w:rPr>
          <w:rFonts w:ascii="宋体" w:hAnsi="宋体"/>
          <w:color w:val="000000"/>
          <w:kern w:val="0"/>
          <w:sz w:val="18"/>
          <w:szCs w:val="18"/>
        </w:rPr>
        <w:t xml:space="preserve">and </w:t>
      </w:r>
      <w:r w:rsidRPr="000B78BB">
        <w:rPr>
          <w:rFonts w:ascii="宋体" w:hAnsi="宋体" w:hint="eastAsia"/>
          <w:color w:val="000000"/>
          <w:kern w:val="0"/>
          <w:sz w:val="18"/>
          <w:szCs w:val="18"/>
        </w:rPr>
        <w:t>Astronautics</w:t>
      </w:r>
      <w:r w:rsidRPr="000B78BB">
        <w:rPr>
          <w:rFonts w:ascii="宋体" w:hAnsi="宋体"/>
          <w:color w:val="000000"/>
          <w:kern w:val="0"/>
          <w:sz w:val="18"/>
          <w:szCs w:val="18"/>
        </w:rPr>
        <w:t>, 1997, 29(6): 33-38.</w:t>
      </w:r>
      <w:r w:rsidRPr="000B78BB">
        <w:rPr>
          <w:rFonts w:ascii="宋体" w:hAnsi="宋体" w:hint="eastAsia"/>
          <w:color w:val="000000"/>
          <w:kern w:val="0"/>
          <w:sz w:val="18"/>
          <w:szCs w:val="18"/>
        </w:rPr>
        <w:t xml:space="preserve"> (in Chinese)</w:t>
      </w:r>
    </w:p>
    <w:p w14:paraId="04ADD44C"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[8] </w:t>
      </w:r>
      <w:bookmarkStart w:id="1073" w:name="_neb10F13BBC_9DB2_490D_9B46_58854B13EDF0"/>
      <w:r w:rsidRPr="000B78BB">
        <w:rPr>
          <w:rFonts w:ascii="宋体" w:hAnsi="宋体" w:cs="宋体" w:hint="eastAsia"/>
          <w:color w:val="000000"/>
          <w:kern w:val="0"/>
          <w:sz w:val="18"/>
          <w:szCs w:val="18"/>
        </w:rPr>
        <w:t>唐正飞，李锋，高正，等</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用三维激光多谱勒测速仪对共轴双旋翼悬停流场的测定</w:t>
      </w:r>
      <w:r w:rsidRPr="000B78BB">
        <w:rPr>
          <w:rFonts w:ascii="宋体" w:hAnsi="宋体"/>
          <w:color w:val="000000"/>
          <w:kern w:val="0"/>
          <w:sz w:val="18"/>
          <w:szCs w:val="18"/>
        </w:rPr>
        <w:t xml:space="preserve">[J]. </w:t>
      </w:r>
      <w:r w:rsidRPr="000B78BB">
        <w:rPr>
          <w:rFonts w:ascii="宋体" w:hAnsi="宋体" w:cs="宋体" w:hint="eastAsia"/>
          <w:color w:val="000000"/>
          <w:kern w:val="0"/>
          <w:sz w:val="18"/>
          <w:szCs w:val="18"/>
        </w:rPr>
        <w:t>流体力学实验与测量</w:t>
      </w:r>
      <w:r w:rsidR="00BC7846" w:rsidRPr="000B78BB">
        <w:rPr>
          <w:rFonts w:ascii="宋体" w:hAnsi="宋体"/>
          <w:color w:val="000000"/>
          <w:kern w:val="0"/>
          <w:sz w:val="18"/>
          <w:szCs w:val="18"/>
        </w:rPr>
        <w:t>, 19</w:t>
      </w:r>
      <w:r w:rsidRPr="000B78BB">
        <w:rPr>
          <w:rFonts w:ascii="宋体" w:hAnsi="宋体"/>
          <w:color w:val="000000"/>
          <w:kern w:val="0"/>
          <w:sz w:val="18"/>
          <w:szCs w:val="18"/>
        </w:rPr>
        <w:t>98, 12(1): 82-88.</w:t>
      </w:r>
    </w:p>
    <w:bookmarkEnd w:id="1073"/>
    <w:p w14:paraId="1BB610E6" w14:textId="77777777" w:rsidR="00840FFD" w:rsidRPr="000B78BB" w:rsidRDefault="009219CB" w:rsidP="008E047A">
      <w:pPr>
        <w:autoSpaceDE w:val="0"/>
        <w:autoSpaceDN w:val="0"/>
        <w:adjustRightInd w:val="0"/>
        <w:ind w:firstLineChars="0" w:firstLine="0"/>
        <w:rPr>
          <w:rFonts w:ascii="宋体" w:hAnsi="宋体"/>
          <w:color w:val="000000"/>
          <w:kern w:val="0"/>
          <w:sz w:val="18"/>
          <w:szCs w:val="18"/>
        </w:rPr>
      </w:pPr>
      <w:r w:rsidRPr="000B78BB">
        <w:rPr>
          <w:rFonts w:ascii="宋体" w:hAnsi="宋体"/>
          <w:color w:val="000000"/>
          <w:kern w:val="0"/>
          <w:sz w:val="18"/>
          <w:szCs w:val="18"/>
        </w:rPr>
        <w:t>Tang Zhengfei, Li Feng, Gao Zheng,</w:t>
      </w:r>
      <w:r w:rsidRPr="000B78BB">
        <w:rPr>
          <w:rFonts w:ascii="宋体" w:hAnsi="宋体" w:hint="eastAsia"/>
          <w:color w:val="000000"/>
          <w:kern w:val="0"/>
          <w:sz w:val="18"/>
          <w:szCs w:val="18"/>
        </w:rPr>
        <w:t xml:space="preserve"> </w:t>
      </w:r>
      <w:r w:rsidRPr="000B78BB">
        <w:rPr>
          <w:rFonts w:ascii="宋体" w:hAnsi="宋体"/>
          <w:color w:val="000000"/>
          <w:kern w:val="0"/>
          <w:sz w:val="18"/>
          <w:szCs w:val="18"/>
        </w:rPr>
        <w:t>et al .Measurement of the coaxial-rotor flowfield in hovering using 3-d laser doppler velocimeter[J]. Experiments and Measurements in Fluid Mechanics</w:t>
      </w:r>
      <w:r w:rsidR="00BC7846" w:rsidRPr="000B78BB">
        <w:rPr>
          <w:rFonts w:ascii="宋体" w:hAnsi="宋体"/>
          <w:color w:val="000000"/>
          <w:kern w:val="0"/>
          <w:sz w:val="18"/>
          <w:szCs w:val="18"/>
        </w:rPr>
        <w:t>, 19</w:t>
      </w:r>
      <w:r w:rsidRPr="000B78BB">
        <w:rPr>
          <w:rFonts w:ascii="宋体" w:hAnsi="宋体"/>
          <w:color w:val="000000"/>
          <w:kern w:val="0"/>
          <w:sz w:val="18"/>
          <w:szCs w:val="18"/>
        </w:rPr>
        <w:t>98, 12(1): 82-88.</w:t>
      </w:r>
      <w:r w:rsidRPr="000B78BB">
        <w:rPr>
          <w:rFonts w:ascii="宋体" w:hAnsi="宋体" w:hint="eastAsia"/>
          <w:color w:val="000000"/>
          <w:kern w:val="0"/>
          <w:sz w:val="18"/>
          <w:szCs w:val="18"/>
        </w:rPr>
        <w:t xml:space="preserve"> (in Chinese)</w:t>
      </w:r>
    </w:p>
    <w:p w14:paraId="32B2FE41"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[9] </w:t>
      </w:r>
      <w:bookmarkStart w:id="1074" w:name="_nebD67394BA_1AAE_4AC5_88E9_24890D37E45A"/>
      <w:r w:rsidRPr="000B78BB">
        <w:rPr>
          <w:rFonts w:ascii="宋体" w:hAnsi="宋体" w:cs="宋体" w:hint="eastAsia"/>
          <w:color w:val="000000"/>
          <w:kern w:val="0"/>
          <w:sz w:val="18"/>
          <w:szCs w:val="18"/>
        </w:rPr>
        <w:t>于世美，邓彦敏</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共轴式双旋翼尾迹流场的水洞</w:t>
      </w:r>
      <w:r w:rsidRPr="000B78BB">
        <w:rPr>
          <w:rFonts w:ascii="宋体" w:hAnsi="宋体"/>
          <w:color w:val="000000"/>
          <w:kern w:val="0"/>
          <w:sz w:val="18"/>
          <w:szCs w:val="18"/>
        </w:rPr>
        <w:t>PIV</w:t>
      </w:r>
      <w:r w:rsidRPr="000B78BB">
        <w:rPr>
          <w:rFonts w:ascii="宋体" w:hAnsi="宋体" w:cs="宋体" w:hint="eastAsia"/>
          <w:color w:val="000000"/>
          <w:kern w:val="0"/>
          <w:sz w:val="18"/>
          <w:szCs w:val="18"/>
        </w:rPr>
        <w:t>测量</w:t>
      </w:r>
      <w:r w:rsidRPr="000B78BB">
        <w:rPr>
          <w:rFonts w:ascii="宋体" w:hAnsi="宋体"/>
          <w:color w:val="000000"/>
          <w:kern w:val="0"/>
          <w:sz w:val="18"/>
          <w:szCs w:val="18"/>
        </w:rPr>
        <w:t xml:space="preserve">[J]. </w:t>
      </w:r>
      <w:r w:rsidRPr="000B78BB">
        <w:rPr>
          <w:rFonts w:ascii="宋体" w:hAnsi="宋体" w:cs="宋体" w:hint="eastAsia"/>
          <w:color w:val="000000"/>
          <w:kern w:val="0"/>
          <w:sz w:val="18"/>
          <w:szCs w:val="18"/>
        </w:rPr>
        <w:t>北京航空航天大学学报</w:t>
      </w:r>
      <w:r w:rsidR="00BC7846" w:rsidRPr="000B78BB">
        <w:rPr>
          <w:rFonts w:ascii="宋体" w:hAnsi="宋体"/>
          <w:color w:val="000000"/>
          <w:kern w:val="0"/>
          <w:sz w:val="18"/>
          <w:szCs w:val="18"/>
        </w:rPr>
        <w:t>, 20</w:t>
      </w:r>
      <w:r w:rsidRPr="000B78BB">
        <w:rPr>
          <w:rFonts w:ascii="宋体" w:hAnsi="宋体"/>
          <w:color w:val="000000"/>
          <w:kern w:val="0"/>
          <w:sz w:val="18"/>
          <w:szCs w:val="18"/>
        </w:rPr>
        <w:t>07, 33(6): 635-639.</w:t>
      </w:r>
    </w:p>
    <w:p w14:paraId="17D0CE05" w14:textId="77777777" w:rsidR="00840FFD" w:rsidRPr="000B78BB" w:rsidRDefault="009B6E5D" w:rsidP="008E047A">
      <w:pPr>
        <w:autoSpaceDE w:val="0"/>
        <w:autoSpaceDN w:val="0"/>
        <w:adjustRightInd w:val="0"/>
        <w:ind w:firstLineChars="0" w:firstLine="0"/>
        <w:rPr>
          <w:rFonts w:ascii="宋体" w:hAnsi="宋体"/>
          <w:color w:val="000000"/>
          <w:kern w:val="0"/>
          <w:sz w:val="18"/>
          <w:szCs w:val="18"/>
        </w:rPr>
      </w:pPr>
      <w:r w:rsidRPr="000B78BB">
        <w:rPr>
          <w:rFonts w:ascii="宋体" w:hAnsi="宋体"/>
          <w:color w:val="000000"/>
          <w:kern w:val="0"/>
          <w:sz w:val="18"/>
          <w:szCs w:val="18"/>
        </w:rPr>
        <w:t>Yu Shimei</w:t>
      </w:r>
      <w:r w:rsidRPr="000B78BB">
        <w:rPr>
          <w:rFonts w:ascii="宋体" w:hAnsi="宋体" w:hint="eastAsia"/>
          <w:color w:val="000000"/>
          <w:kern w:val="0"/>
          <w:sz w:val="18"/>
          <w:szCs w:val="18"/>
        </w:rPr>
        <w:t>，D</w:t>
      </w:r>
      <w:r w:rsidRPr="000B78BB">
        <w:rPr>
          <w:rFonts w:ascii="宋体" w:hAnsi="宋体"/>
          <w:color w:val="000000"/>
          <w:kern w:val="0"/>
          <w:sz w:val="18"/>
          <w:szCs w:val="18"/>
        </w:rPr>
        <w:t>eng Yanmin. PIV measurements in the wake of coaxial-rotor in water tunnel[J]. Journal of Beijing University of Aeronautics and Astronautics</w:t>
      </w:r>
      <w:r w:rsidR="008C4170" w:rsidRPr="000B78BB">
        <w:rPr>
          <w:rFonts w:ascii="宋体" w:hAnsi="宋体"/>
          <w:color w:val="000000"/>
          <w:kern w:val="0"/>
          <w:sz w:val="18"/>
          <w:szCs w:val="18"/>
        </w:rPr>
        <w:t xml:space="preserve">, </w:t>
      </w:r>
      <w:r w:rsidRPr="000B78BB">
        <w:rPr>
          <w:rFonts w:ascii="宋体" w:hAnsi="宋体" w:hint="eastAsia"/>
          <w:color w:val="000000"/>
          <w:kern w:val="0"/>
          <w:sz w:val="18"/>
          <w:szCs w:val="18"/>
        </w:rPr>
        <w:t>2</w:t>
      </w:r>
      <w:r w:rsidRPr="000B78BB">
        <w:rPr>
          <w:rFonts w:ascii="宋体" w:hAnsi="宋体"/>
          <w:color w:val="000000"/>
          <w:kern w:val="0"/>
          <w:sz w:val="18"/>
          <w:szCs w:val="18"/>
        </w:rPr>
        <w:t>007, 33(6): 635-639.</w:t>
      </w:r>
      <w:r w:rsidRPr="000B78BB">
        <w:rPr>
          <w:rFonts w:ascii="宋体" w:hAnsi="宋体" w:hint="eastAsia"/>
          <w:color w:val="000000"/>
          <w:kern w:val="0"/>
          <w:sz w:val="18"/>
          <w:szCs w:val="18"/>
        </w:rPr>
        <w:t xml:space="preserve"> (in Chinese)</w:t>
      </w:r>
      <w:bookmarkEnd w:id="1074"/>
    </w:p>
    <w:p w14:paraId="407C5774"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[10] </w:t>
      </w:r>
      <w:bookmarkStart w:id="1075" w:name="_neb1E4305B1_F60E_4007_972C_A87263B7B69A"/>
      <w:r w:rsidRPr="000B78BB">
        <w:rPr>
          <w:rFonts w:ascii="宋体" w:hAnsi="宋体" w:cs="宋体" w:hint="eastAsia"/>
          <w:color w:val="000000"/>
          <w:kern w:val="0"/>
          <w:sz w:val="18"/>
          <w:szCs w:val="18"/>
        </w:rPr>
        <w:t>马杨超，于世美，邓彦敏</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共轴式双旋翼悬停诱导速度场的</w:t>
      </w:r>
      <w:r w:rsidRPr="000B78BB">
        <w:rPr>
          <w:rFonts w:ascii="宋体" w:hAnsi="宋体"/>
          <w:color w:val="000000"/>
          <w:kern w:val="0"/>
          <w:sz w:val="18"/>
          <w:szCs w:val="18"/>
        </w:rPr>
        <w:t>PIV</w:t>
      </w:r>
      <w:r w:rsidRPr="000B78BB">
        <w:rPr>
          <w:rFonts w:ascii="宋体" w:hAnsi="宋体" w:cs="宋体" w:hint="eastAsia"/>
          <w:color w:val="000000"/>
          <w:kern w:val="0"/>
          <w:sz w:val="18"/>
          <w:szCs w:val="18"/>
        </w:rPr>
        <w:t>实验研究</w:t>
      </w:r>
      <w:r w:rsidRPr="000B78BB">
        <w:rPr>
          <w:rFonts w:ascii="宋体" w:hAnsi="宋体"/>
          <w:color w:val="000000"/>
          <w:kern w:val="0"/>
          <w:sz w:val="18"/>
          <w:szCs w:val="18"/>
        </w:rPr>
        <w:t xml:space="preserve">[J]. </w:t>
      </w:r>
      <w:r w:rsidRPr="000B78BB">
        <w:rPr>
          <w:rFonts w:ascii="宋体" w:hAnsi="宋体" w:cs="宋体" w:hint="eastAsia"/>
          <w:color w:val="000000"/>
          <w:kern w:val="0"/>
          <w:sz w:val="18"/>
          <w:szCs w:val="18"/>
        </w:rPr>
        <w:t>实验流体力学</w:t>
      </w:r>
      <w:r w:rsidR="00BC7846" w:rsidRPr="000B78BB">
        <w:rPr>
          <w:rFonts w:ascii="宋体" w:hAnsi="宋体"/>
          <w:color w:val="000000"/>
          <w:kern w:val="0"/>
          <w:sz w:val="18"/>
          <w:szCs w:val="18"/>
        </w:rPr>
        <w:t>, 20</w:t>
      </w:r>
      <w:r w:rsidRPr="000B78BB">
        <w:rPr>
          <w:rFonts w:ascii="宋体" w:hAnsi="宋体"/>
          <w:color w:val="000000"/>
          <w:kern w:val="0"/>
          <w:sz w:val="18"/>
          <w:szCs w:val="18"/>
        </w:rPr>
        <w:t>12, 26(1): 16-20.</w:t>
      </w:r>
    </w:p>
    <w:p w14:paraId="7D33DB79" w14:textId="77777777" w:rsidR="00840FFD" w:rsidRPr="000B78BB" w:rsidRDefault="00E71B5B"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Ma Yangchao</w:t>
      </w:r>
      <w:r w:rsidRPr="000B78BB">
        <w:rPr>
          <w:rFonts w:ascii="宋体" w:hAnsi="宋体" w:hint="eastAsia"/>
          <w:color w:val="000000"/>
          <w:kern w:val="0"/>
          <w:sz w:val="18"/>
          <w:szCs w:val="18"/>
        </w:rPr>
        <w:t>，Y</w:t>
      </w:r>
      <w:r w:rsidRPr="000B78BB">
        <w:rPr>
          <w:rFonts w:ascii="宋体" w:hAnsi="宋体"/>
          <w:color w:val="000000"/>
          <w:kern w:val="0"/>
          <w:sz w:val="18"/>
          <w:szCs w:val="18"/>
        </w:rPr>
        <w:t>u Shimei</w:t>
      </w:r>
      <w:r w:rsidRPr="000B78BB">
        <w:rPr>
          <w:rFonts w:ascii="宋体" w:hAnsi="宋体" w:hint="eastAsia"/>
          <w:color w:val="000000"/>
          <w:kern w:val="0"/>
          <w:sz w:val="18"/>
          <w:szCs w:val="18"/>
        </w:rPr>
        <w:t>，D</w:t>
      </w:r>
      <w:r w:rsidRPr="000B78BB">
        <w:rPr>
          <w:rFonts w:ascii="宋体" w:hAnsi="宋体"/>
          <w:color w:val="000000"/>
          <w:kern w:val="0"/>
          <w:sz w:val="18"/>
          <w:szCs w:val="18"/>
        </w:rPr>
        <w:t>eng Yanmin. PIV experimental investigation of coaxial rotors' induced velocity field in hover[J]. Experimental Fluid Mechanics</w:t>
      </w:r>
      <w:r w:rsidR="00BC7846" w:rsidRPr="000B78BB">
        <w:rPr>
          <w:rFonts w:ascii="宋体" w:hAnsi="宋体"/>
          <w:color w:val="000000"/>
          <w:kern w:val="0"/>
          <w:sz w:val="18"/>
          <w:szCs w:val="18"/>
        </w:rPr>
        <w:t>, 20</w:t>
      </w:r>
      <w:r w:rsidRPr="000B78BB">
        <w:rPr>
          <w:rFonts w:ascii="宋体" w:hAnsi="宋体"/>
          <w:color w:val="000000"/>
          <w:kern w:val="0"/>
          <w:sz w:val="18"/>
          <w:szCs w:val="18"/>
        </w:rPr>
        <w:t>12, 26(1): 16-20.</w:t>
      </w:r>
      <w:r w:rsidRPr="000B78BB">
        <w:rPr>
          <w:rFonts w:ascii="宋体" w:hAnsi="宋体" w:hint="eastAsia"/>
          <w:color w:val="000000"/>
          <w:kern w:val="0"/>
          <w:sz w:val="18"/>
          <w:szCs w:val="18"/>
        </w:rPr>
        <w:t xml:space="preserve"> (in Chinese)</w:t>
      </w:r>
      <w:bookmarkEnd w:id="1075"/>
    </w:p>
    <w:p w14:paraId="4977A518"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[11] </w:t>
      </w:r>
      <w:bookmarkStart w:id="1076" w:name="_neb1EBA0E45_6BB3_4C82_BD5D_361FCD4CF6F5"/>
      <w:r w:rsidRPr="000B78BB">
        <w:rPr>
          <w:rFonts w:ascii="宋体" w:hAnsi="宋体"/>
          <w:color w:val="000000"/>
          <w:kern w:val="0"/>
          <w:sz w:val="18"/>
          <w:szCs w:val="18"/>
        </w:rPr>
        <w:t>Fung Y C. A First Course in Continuum Mechanics: for Physical and Biological Engineers and Scientists[M]. 3 ed. Englewood Cliffs, New Jersey, United States: Prentice Hall, Inc., 1994.</w:t>
      </w:r>
      <w:bookmarkEnd w:id="1076"/>
    </w:p>
    <w:p w14:paraId="0E05788B"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[12] </w:t>
      </w:r>
      <w:bookmarkStart w:id="1077" w:name="_neb24AE4033_7BE6_410E_8395_D5D8137A8384"/>
      <w:r w:rsidRPr="000B78BB">
        <w:rPr>
          <w:rFonts w:ascii="宋体" w:hAnsi="宋体"/>
          <w:color w:val="000000"/>
          <w:kern w:val="0"/>
          <w:sz w:val="18"/>
          <w:szCs w:val="18"/>
        </w:rPr>
        <w:t>Landgrebe A L, Bellinger E D. An Investigation of the Quantitative Applicability of Model Helicopter Rotor Wake Patterns Obtained from a Water Tunnel[R]. Fort Eustis, Virginia, United States: U.S. Army Air Mobility Research and Development Laboratory, 1971.</w:t>
      </w:r>
      <w:bookmarkEnd w:id="1077"/>
    </w:p>
    <w:p w14:paraId="02EE126A"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[13] </w:t>
      </w:r>
      <w:bookmarkStart w:id="1078" w:name="_neb2226B068_AC22_4327_B926_59A59D324A86"/>
      <w:r w:rsidRPr="000B78BB">
        <w:rPr>
          <w:rFonts w:ascii="宋体" w:hAnsi="宋体"/>
          <w:color w:val="000000"/>
          <w:kern w:val="0"/>
          <w:sz w:val="18"/>
          <w:szCs w:val="18"/>
        </w:rPr>
        <w:t xml:space="preserve">Leishman J G. Principles of Helicopter </w:t>
      </w:r>
      <w:r w:rsidRPr="000B78BB">
        <w:rPr>
          <w:rFonts w:ascii="宋体" w:hAnsi="宋体"/>
          <w:color w:val="000000"/>
          <w:kern w:val="0"/>
          <w:sz w:val="18"/>
          <w:szCs w:val="18"/>
        </w:rPr>
        <w:t>Aerodynamics[M]. 2 ed. New York, USA: Cambridge University Press, 2006.</w:t>
      </w:r>
      <w:bookmarkEnd w:id="1078"/>
    </w:p>
    <w:p w14:paraId="02451C8A"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[14] </w:t>
      </w:r>
      <w:bookmarkStart w:id="1079" w:name="_neb24EDECC2_7C67_407A_9567_9B9834680C70"/>
      <w:r w:rsidRPr="000B78BB">
        <w:rPr>
          <w:rFonts w:ascii="宋体" w:hAnsi="宋体"/>
          <w:color w:val="000000"/>
          <w:kern w:val="0"/>
          <w:sz w:val="18"/>
          <w:szCs w:val="18"/>
        </w:rPr>
        <w:t>Scully M P. A Method of Computing Helicopter Vortex Wake Distortion[R]. Cambridge, Massachusetts, United States: Massachusetts Institute of Technology, 1967.</w:t>
      </w:r>
      <w:bookmarkEnd w:id="1079"/>
    </w:p>
    <w:p w14:paraId="30649E2C"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[15] </w:t>
      </w:r>
      <w:bookmarkStart w:id="1080" w:name="_nebDDB0074E_16AF_4153_94C4_0A9B5E8A90E4"/>
      <w:r w:rsidRPr="000B78BB">
        <w:rPr>
          <w:rFonts w:ascii="宋体" w:hAnsi="宋体"/>
          <w:color w:val="000000"/>
          <w:kern w:val="0"/>
          <w:sz w:val="18"/>
          <w:szCs w:val="18"/>
        </w:rPr>
        <w:t>Scully M P. Computation of Helicopter Rotor Wake Geometry and Its Influence on Rotor Harmonic Airloads[D]. Cambridge, Massachusetts, United States: Massachusetts Institute of Technology, 1975.</w:t>
      </w:r>
      <w:bookmarkEnd w:id="1080"/>
    </w:p>
    <w:p w14:paraId="1F14C5C3"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[16] </w:t>
      </w:r>
      <w:bookmarkStart w:id="1081" w:name="_neb1F821E04_EBA5_4823_8F3B_7585FEE76DF1"/>
      <w:r w:rsidRPr="000B78BB">
        <w:rPr>
          <w:rFonts w:ascii="宋体" w:hAnsi="宋体"/>
          <w:color w:val="000000"/>
          <w:kern w:val="0"/>
          <w:sz w:val="18"/>
          <w:szCs w:val="18"/>
        </w:rPr>
        <w:t>Landgrebe A J. An Analytical Method for Predicting Rotor Wake Geometry[J]. Journal of the American Helicopter Society</w:t>
      </w:r>
      <w:r w:rsidR="00BC7846" w:rsidRPr="000B78BB">
        <w:rPr>
          <w:rFonts w:ascii="宋体" w:hAnsi="宋体"/>
          <w:color w:val="000000"/>
          <w:kern w:val="0"/>
          <w:sz w:val="18"/>
          <w:szCs w:val="18"/>
        </w:rPr>
        <w:t>, 19</w:t>
      </w:r>
      <w:r w:rsidRPr="000B78BB">
        <w:rPr>
          <w:rFonts w:ascii="宋体" w:hAnsi="宋体"/>
          <w:color w:val="000000"/>
          <w:kern w:val="0"/>
          <w:sz w:val="18"/>
          <w:szCs w:val="18"/>
        </w:rPr>
        <w:t>69, 14(4): 20-32.</w:t>
      </w:r>
      <w:bookmarkEnd w:id="1081"/>
    </w:p>
    <w:p w14:paraId="7AF39C7C"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[17] </w:t>
      </w:r>
      <w:bookmarkStart w:id="1082" w:name="_nebC2B57036_B3C4_4AC4_9F25_1634102C563D"/>
      <w:r w:rsidRPr="000B78BB">
        <w:rPr>
          <w:rFonts w:ascii="宋体" w:hAnsi="宋体"/>
          <w:color w:val="000000"/>
          <w:kern w:val="0"/>
          <w:sz w:val="18"/>
          <w:szCs w:val="18"/>
        </w:rPr>
        <w:t>Crouse Jr. G L, Leishman J G. A New Method for Improved Rotor Free-Wake Convergence[C]. Reno, Nevada, United States: American Institute of Aeronautics and Astronautics, Inc., 1993.</w:t>
      </w:r>
      <w:bookmarkEnd w:id="1082"/>
    </w:p>
    <w:p w14:paraId="6EC7284C"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[18] </w:t>
      </w:r>
      <w:bookmarkStart w:id="1083" w:name="_neb3AC759C7_589F_407D_8748_9BC124A0FC38"/>
      <w:r w:rsidRPr="000B78BB">
        <w:rPr>
          <w:rFonts w:ascii="宋体" w:hAnsi="宋体"/>
          <w:color w:val="000000"/>
          <w:kern w:val="0"/>
          <w:sz w:val="18"/>
          <w:szCs w:val="18"/>
        </w:rPr>
        <w:t>Bagai A. Contributions to the Mathematical Modeling of Rotor Flow Fields Using a Pseudo-Implicit Free-Wake Analysis[D]. College Park, Maryland, United States: University of Maryland, College Park, 1995.</w:t>
      </w:r>
      <w:bookmarkEnd w:id="1083"/>
    </w:p>
    <w:p w14:paraId="6961D123"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[19] </w:t>
      </w:r>
      <w:bookmarkStart w:id="1084" w:name="_neb4536394E_F0BE_4FB6_AB95_EE7ADDAD53C7"/>
      <w:r w:rsidRPr="000B78BB">
        <w:rPr>
          <w:rFonts w:ascii="宋体" w:hAnsi="宋体"/>
          <w:color w:val="000000"/>
          <w:kern w:val="0"/>
          <w:sz w:val="18"/>
          <w:szCs w:val="18"/>
        </w:rPr>
        <w:t>Bagai A, Leishman J G. Rotor Free-Wake Modeling Using a Pseudoimplicit Relaxation Algorithm[J]. Journal of Aircraft</w:t>
      </w:r>
      <w:r w:rsidR="00BC7846" w:rsidRPr="000B78BB">
        <w:rPr>
          <w:rFonts w:ascii="宋体" w:hAnsi="宋体"/>
          <w:color w:val="000000"/>
          <w:kern w:val="0"/>
          <w:sz w:val="18"/>
          <w:szCs w:val="18"/>
        </w:rPr>
        <w:t>, 19</w:t>
      </w:r>
      <w:r w:rsidRPr="000B78BB">
        <w:rPr>
          <w:rFonts w:ascii="宋体" w:hAnsi="宋体"/>
          <w:color w:val="000000"/>
          <w:kern w:val="0"/>
          <w:sz w:val="18"/>
          <w:szCs w:val="18"/>
        </w:rPr>
        <w:t>95, 32(6): 1276-1285.</w:t>
      </w:r>
      <w:bookmarkEnd w:id="1084"/>
    </w:p>
    <w:p w14:paraId="68A10A59"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[20] </w:t>
      </w:r>
      <w:bookmarkStart w:id="1085" w:name="_nebCC4CBB32_4016_4FD0_8E8A_CD90BF2D4315"/>
      <w:r w:rsidRPr="000B78BB">
        <w:rPr>
          <w:rFonts w:ascii="宋体" w:hAnsi="宋体"/>
          <w:color w:val="000000"/>
          <w:kern w:val="0"/>
          <w:sz w:val="18"/>
          <w:szCs w:val="18"/>
        </w:rPr>
        <w:t>Bagai A, Leishman J G. Free-Wake Analysis of Tandem, Tilt-Rotor and Coaxial Rotor Configurations[J]. Journal of the American Helicopter Society</w:t>
      </w:r>
      <w:r w:rsidR="00BC7846" w:rsidRPr="000B78BB">
        <w:rPr>
          <w:rFonts w:ascii="宋体" w:hAnsi="宋体"/>
          <w:color w:val="000000"/>
          <w:kern w:val="0"/>
          <w:sz w:val="18"/>
          <w:szCs w:val="18"/>
        </w:rPr>
        <w:t>, 19</w:t>
      </w:r>
      <w:r w:rsidRPr="000B78BB">
        <w:rPr>
          <w:rFonts w:ascii="宋体" w:hAnsi="宋体"/>
          <w:color w:val="000000"/>
          <w:kern w:val="0"/>
          <w:sz w:val="18"/>
          <w:szCs w:val="18"/>
        </w:rPr>
        <w:t>96, 41(3): 196-207.</w:t>
      </w:r>
      <w:bookmarkEnd w:id="1085"/>
    </w:p>
    <w:p w14:paraId="0516E1FC"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[21] </w:t>
      </w:r>
      <w:bookmarkStart w:id="1086" w:name="_neb620D4D02_98BA_4321_9F26_45EC52C1AAE7"/>
      <w:r w:rsidRPr="000B78BB">
        <w:rPr>
          <w:rFonts w:ascii="宋体" w:hAnsi="宋体"/>
          <w:color w:val="000000"/>
          <w:kern w:val="0"/>
          <w:sz w:val="18"/>
          <w:szCs w:val="18"/>
        </w:rPr>
        <w:t>Kini S, Conlisk A T. Nature of Locally Steady Rotor Wakes[J]. Journal of Aircraft</w:t>
      </w:r>
      <w:r w:rsidR="00BC7846" w:rsidRPr="000B78BB">
        <w:rPr>
          <w:rFonts w:ascii="宋体" w:hAnsi="宋体"/>
          <w:color w:val="000000"/>
          <w:kern w:val="0"/>
          <w:sz w:val="18"/>
          <w:szCs w:val="18"/>
        </w:rPr>
        <w:t>, 20</w:t>
      </w:r>
      <w:r w:rsidRPr="000B78BB">
        <w:rPr>
          <w:rFonts w:ascii="宋体" w:hAnsi="宋体"/>
          <w:color w:val="000000"/>
          <w:kern w:val="0"/>
          <w:sz w:val="18"/>
          <w:szCs w:val="18"/>
        </w:rPr>
        <w:t>02, 39(5): 750-758.</w:t>
      </w:r>
      <w:bookmarkEnd w:id="1086"/>
    </w:p>
    <w:p w14:paraId="59E8385E"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[22] </w:t>
      </w:r>
      <w:bookmarkStart w:id="1087" w:name="_nebF21521D6_996A_4FD2_9EB7_EC3E5A0BD1D0"/>
      <w:r w:rsidRPr="000B78BB">
        <w:rPr>
          <w:rFonts w:ascii="宋体" w:hAnsi="宋体"/>
          <w:color w:val="000000"/>
          <w:kern w:val="0"/>
          <w:sz w:val="18"/>
          <w:szCs w:val="18"/>
        </w:rPr>
        <w:t>Leishman J G, Bhagwat M J, Bagai A. Free-Vortex Filament Methods for the Analysis of Helicopter Rotor Wakes[J]. Journal of Aircraft</w:t>
      </w:r>
      <w:r w:rsidR="00BC7846" w:rsidRPr="000B78BB">
        <w:rPr>
          <w:rFonts w:ascii="宋体" w:hAnsi="宋体"/>
          <w:color w:val="000000"/>
          <w:kern w:val="0"/>
          <w:sz w:val="18"/>
          <w:szCs w:val="18"/>
        </w:rPr>
        <w:t>, 20</w:t>
      </w:r>
      <w:r w:rsidRPr="000B78BB">
        <w:rPr>
          <w:rFonts w:ascii="宋体" w:hAnsi="宋体"/>
          <w:color w:val="000000"/>
          <w:kern w:val="0"/>
          <w:sz w:val="18"/>
          <w:szCs w:val="18"/>
        </w:rPr>
        <w:t>02, 39(5): 759-775.</w:t>
      </w:r>
      <w:bookmarkEnd w:id="1087"/>
    </w:p>
    <w:p w14:paraId="3CC7545A"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[23] </w:t>
      </w:r>
      <w:bookmarkStart w:id="1088" w:name="_neb51B0D91B_E2E2_41E2_BCAD_E5F6D5358F6B"/>
      <w:r w:rsidRPr="000B78BB">
        <w:rPr>
          <w:rFonts w:ascii="宋体" w:hAnsi="宋体"/>
          <w:color w:val="000000"/>
          <w:kern w:val="0"/>
          <w:sz w:val="18"/>
          <w:szCs w:val="18"/>
        </w:rPr>
        <w:t xml:space="preserve">Bhagwat M J, Leishman J G. Time-Accurate Free-Vortex Wake Model for Dynamic Rotor </w:t>
      </w:r>
      <w:r w:rsidRPr="000B78BB">
        <w:rPr>
          <w:rFonts w:ascii="宋体" w:hAnsi="宋体"/>
          <w:color w:val="000000"/>
          <w:kern w:val="0"/>
          <w:sz w:val="18"/>
          <w:szCs w:val="18"/>
        </w:rPr>
        <w:lastRenderedPageBreak/>
        <w:t>Response[C]. Atlanta, Georgia, United States: American Institute of Aeronautics and Astronautics, Inc., 2000.</w:t>
      </w:r>
      <w:bookmarkEnd w:id="1088"/>
    </w:p>
    <w:p w14:paraId="45FBD13E"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[24] </w:t>
      </w:r>
      <w:bookmarkStart w:id="1089" w:name="_nebD891C9ED_5801_4607_8E57_52CE384E2965"/>
      <w:r w:rsidRPr="000B78BB">
        <w:rPr>
          <w:rFonts w:ascii="宋体" w:hAnsi="宋体"/>
          <w:color w:val="000000"/>
          <w:kern w:val="0"/>
          <w:sz w:val="18"/>
          <w:szCs w:val="18"/>
        </w:rPr>
        <w:t>Bhagwat M J, Leishman J. Stability Analysis of Helicopter Rotor Wakes in Axial Flight[J]. Journal of the American Helicopter Society</w:t>
      </w:r>
      <w:r w:rsidR="00BC7846" w:rsidRPr="000B78BB">
        <w:rPr>
          <w:rFonts w:ascii="宋体" w:hAnsi="宋体"/>
          <w:color w:val="000000"/>
          <w:kern w:val="0"/>
          <w:sz w:val="18"/>
          <w:szCs w:val="18"/>
        </w:rPr>
        <w:t>, 20</w:t>
      </w:r>
      <w:r w:rsidRPr="000B78BB">
        <w:rPr>
          <w:rFonts w:ascii="宋体" w:hAnsi="宋体"/>
          <w:color w:val="000000"/>
          <w:kern w:val="0"/>
          <w:sz w:val="18"/>
          <w:szCs w:val="18"/>
        </w:rPr>
        <w:t>00, 45(3): 165-178.</w:t>
      </w:r>
      <w:bookmarkEnd w:id="1089"/>
    </w:p>
    <w:p w14:paraId="68971B7A"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[25] </w:t>
      </w:r>
      <w:bookmarkStart w:id="1090" w:name="_nebE23EFE28_D857_40BE_AFDE_390F5B101346"/>
      <w:r w:rsidRPr="000B78BB">
        <w:rPr>
          <w:rFonts w:ascii="宋体" w:hAnsi="宋体"/>
          <w:color w:val="000000"/>
          <w:kern w:val="0"/>
          <w:sz w:val="18"/>
          <w:szCs w:val="18"/>
        </w:rPr>
        <w:t>Leishman J G, Bhagwat M J, Ananthan S. The Vortex Ring State as a Spatially and Temporally Developing Wake Instability[J]. Journal of the American Helicopter Society</w:t>
      </w:r>
      <w:r w:rsidR="00BC7846" w:rsidRPr="000B78BB">
        <w:rPr>
          <w:rFonts w:ascii="宋体" w:hAnsi="宋体"/>
          <w:color w:val="000000"/>
          <w:kern w:val="0"/>
          <w:sz w:val="18"/>
          <w:szCs w:val="18"/>
        </w:rPr>
        <w:t>, 20</w:t>
      </w:r>
      <w:r w:rsidRPr="000B78BB">
        <w:rPr>
          <w:rFonts w:ascii="宋体" w:hAnsi="宋体"/>
          <w:color w:val="000000"/>
          <w:kern w:val="0"/>
          <w:sz w:val="18"/>
          <w:szCs w:val="18"/>
        </w:rPr>
        <w:t>04, 49(2): 160-175.</w:t>
      </w:r>
      <w:bookmarkEnd w:id="1090"/>
    </w:p>
    <w:p w14:paraId="0805FD00"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[26] </w:t>
      </w:r>
      <w:bookmarkStart w:id="1091" w:name="_nebFD3DCF97_DF20_407D_902C_982603424884"/>
      <w:r w:rsidRPr="000B78BB">
        <w:rPr>
          <w:rFonts w:ascii="宋体" w:hAnsi="宋体"/>
          <w:color w:val="000000"/>
          <w:kern w:val="0"/>
          <w:sz w:val="18"/>
          <w:szCs w:val="18"/>
        </w:rPr>
        <w:t>Gupta S. Development of a Time-Accurate Viscous Lagrangian Vortex Wake Model for Wind Turbine Applications[D]. College Park, Maryland, United States: University of Maryland, College Park, 2006.</w:t>
      </w:r>
      <w:bookmarkEnd w:id="1091"/>
    </w:p>
    <w:p w14:paraId="68C7AF21"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[27] </w:t>
      </w:r>
      <w:bookmarkStart w:id="1092" w:name="_neb2CD25D73_33F0_4CEA_96B2_36B170068D64"/>
      <w:r w:rsidRPr="000B78BB">
        <w:rPr>
          <w:rFonts w:ascii="宋体" w:hAnsi="宋体"/>
          <w:color w:val="000000"/>
          <w:kern w:val="0"/>
          <w:sz w:val="18"/>
          <w:szCs w:val="18"/>
        </w:rPr>
        <w:t>Ananthan S. Analysis of Rotor Wake Aerodynamics During Maneuvering Flight Using a Free-Vortex Wake Methodology[D]. College Park, Maryland, United States: University of Maryland, College Park, 2006.</w:t>
      </w:r>
      <w:bookmarkEnd w:id="1092"/>
    </w:p>
    <w:p w14:paraId="4F9685CA"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[28] </w:t>
      </w:r>
      <w:bookmarkStart w:id="1093" w:name="_neb1C9FD039_5DA3_40C4_AD1F_B682FFA305B7"/>
      <w:r w:rsidRPr="000B78BB">
        <w:rPr>
          <w:rFonts w:ascii="宋体" w:hAnsi="宋体"/>
          <w:color w:val="000000"/>
          <w:kern w:val="0"/>
          <w:sz w:val="18"/>
          <w:szCs w:val="18"/>
        </w:rPr>
        <w:t>Ribera M. Helicopter Flight Dynamics Simulation with a Time-Accurate Free-Vortex Wake Model[D]. College Park, Maryland, United States: University of Maryland, College Park, 2007.</w:t>
      </w:r>
      <w:bookmarkEnd w:id="1093"/>
    </w:p>
    <w:p w14:paraId="5C977970"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[29] </w:t>
      </w:r>
      <w:bookmarkStart w:id="1094" w:name="_nebC9855152_6CC7_4A4D_8A4E_DE7E5E880D9C"/>
      <w:r w:rsidRPr="000B78BB">
        <w:rPr>
          <w:rFonts w:ascii="宋体" w:hAnsi="宋体"/>
          <w:color w:val="000000"/>
          <w:kern w:val="0"/>
          <w:sz w:val="18"/>
          <w:szCs w:val="18"/>
        </w:rPr>
        <w:t>Conlisk A T. Modern Helicopter Rotor Aerodynamics[J]. Progress in Aerospace Sciences</w:t>
      </w:r>
      <w:r w:rsidR="00BC7846" w:rsidRPr="000B78BB">
        <w:rPr>
          <w:rFonts w:ascii="宋体" w:hAnsi="宋体"/>
          <w:color w:val="000000"/>
          <w:kern w:val="0"/>
          <w:sz w:val="18"/>
          <w:szCs w:val="18"/>
        </w:rPr>
        <w:t>, 20</w:t>
      </w:r>
      <w:r w:rsidRPr="000B78BB">
        <w:rPr>
          <w:rFonts w:ascii="宋体" w:hAnsi="宋体"/>
          <w:color w:val="000000"/>
          <w:kern w:val="0"/>
          <w:sz w:val="18"/>
          <w:szCs w:val="18"/>
        </w:rPr>
        <w:t>01(37): 419-476.</w:t>
      </w:r>
      <w:bookmarkEnd w:id="1094"/>
    </w:p>
    <w:p w14:paraId="3A1A9C79"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[30] </w:t>
      </w:r>
      <w:bookmarkStart w:id="1095" w:name="_nebD6145124_910A_4F69_A7A7_96D6F83E464C"/>
      <w:r w:rsidRPr="000B78BB">
        <w:rPr>
          <w:rFonts w:ascii="宋体" w:hAnsi="宋体"/>
          <w:color w:val="000000"/>
          <w:kern w:val="0"/>
          <w:sz w:val="18"/>
          <w:szCs w:val="18"/>
        </w:rPr>
        <w:t>Jain R, Conlisk A T. Interaction of Tip</w:t>
      </w:r>
      <w:r w:rsidRPr="000B78BB">
        <w:rPr>
          <w:rFonts w:ascii="宋体" w:hAnsi="宋体" w:cs="宋体" w:hint="eastAsia"/>
          <w:color w:val="000000"/>
          <w:kern w:val="0"/>
          <w:sz w:val="18"/>
          <w:szCs w:val="18"/>
        </w:rPr>
        <w:t>‐</w:t>
      </w:r>
      <w:r w:rsidRPr="000B78BB">
        <w:rPr>
          <w:rFonts w:ascii="宋体" w:hAnsi="宋体"/>
          <w:color w:val="000000"/>
          <w:kern w:val="0"/>
          <w:sz w:val="18"/>
          <w:szCs w:val="18"/>
        </w:rPr>
        <w:t>Vortices in the Wake of a Two</w:t>
      </w:r>
      <w:r w:rsidRPr="000B78BB">
        <w:rPr>
          <w:rFonts w:ascii="宋体" w:hAnsi="宋体" w:cs="宋体" w:hint="eastAsia"/>
          <w:color w:val="000000"/>
          <w:kern w:val="0"/>
          <w:sz w:val="18"/>
          <w:szCs w:val="18"/>
        </w:rPr>
        <w:t>‐</w:t>
      </w:r>
      <w:r w:rsidRPr="000B78BB">
        <w:rPr>
          <w:rFonts w:ascii="宋体" w:hAnsi="宋体"/>
          <w:color w:val="000000"/>
          <w:kern w:val="0"/>
          <w:sz w:val="18"/>
          <w:szCs w:val="18"/>
        </w:rPr>
        <w:t>Bladed Rotor in Axial Flight[J]. Journal of the American Helicopter Society</w:t>
      </w:r>
      <w:r w:rsidR="00BC7846" w:rsidRPr="000B78BB">
        <w:rPr>
          <w:rFonts w:ascii="宋体" w:hAnsi="宋体"/>
          <w:color w:val="000000"/>
          <w:kern w:val="0"/>
          <w:sz w:val="18"/>
          <w:szCs w:val="18"/>
        </w:rPr>
        <w:t>, 20</w:t>
      </w:r>
      <w:r w:rsidRPr="000B78BB">
        <w:rPr>
          <w:rFonts w:ascii="宋体" w:hAnsi="宋体"/>
          <w:color w:val="000000"/>
          <w:kern w:val="0"/>
          <w:sz w:val="18"/>
          <w:szCs w:val="18"/>
        </w:rPr>
        <w:t>00, 45(8): 157-164.</w:t>
      </w:r>
      <w:bookmarkEnd w:id="1095"/>
    </w:p>
    <w:p w14:paraId="29F19F2E"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[31] </w:t>
      </w:r>
      <w:bookmarkStart w:id="1096" w:name="_neb42148DB8_2A7D_41B5_81A2_68116464ADEB"/>
      <w:r w:rsidRPr="000B78BB">
        <w:rPr>
          <w:rFonts w:ascii="宋体" w:hAnsi="宋体"/>
          <w:color w:val="000000"/>
          <w:kern w:val="0"/>
          <w:sz w:val="18"/>
          <w:szCs w:val="18"/>
        </w:rPr>
        <w:t>Pulla D P. A Study of Helicopter Aerodynamics in Ground Effect[D]. Columbus, Ohio, United States: The Ohio State University, 2006.</w:t>
      </w:r>
      <w:bookmarkEnd w:id="1096"/>
    </w:p>
    <w:p w14:paraId="35747DA8"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[32] </w:t>
      </w:r>
      <w:bookmarkStart w:id="1097" w:name="_neb386BCA49_7F32_4F94_97F9_6FFD6837E2A0"/>
      <w:r w:rsidRPr="000B78BB">
        <w:rPr>
          <w:rFonts w:ascii="宋体" w:hAnsi="宋体" w:cs="宋体" w:hint="eastAsia"/>
          <w:color w:val="000000"/>
          <w:kern w:val="0"/>
          <w:sz w:val="18"/>
          <w:szCs w:val="18"/>
        </w:rPr>
        <w:t>李春华</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时间准确自由尾迹方法建模及（倾转）旋翼气动特性分析</w:t>
      </w:r>
      <w:r w:rsidRPr="000B78BB">
        <w:rPr>
          <w:rFonts w:ascii="宋体" w:hAnsi="宋体"/>
          <w:color w:val="000000"/>
          <w:kern w:val="0"/>
          <w:sz w:val="18"/>
          <w:szCs w:val="18"/>
        </w:rPr>
        <w:t xml:space="preserve">[D]. </w:t>
      </w:r>
      <w:r w:rsidRPr="000B78BB">
        <w:rPr>
          <w:rFonts w:ascii="宋体" w:hAnsi="宋体" w:cs="宋体" w:hint="eastAsia"/>
          <w:color w:val="000000"/>
          <w:kern w:val="0"/>
          <w:sz w:val="18"/>
          <w:szCs w:val="18"/>
        </w:rPr>
        <w:t>南京</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南京航空航天大学</w:t>
      </w:r>
      <w:r w:rsidRPr="000B78BB">
        <w:rPr>
          <w:rFonts w:ascii="宋体" w:hAnsi="宋体"/>
          <w:color w:val="000000"/>
          <w:kern w:val="0"/>
          <w:sz w:val="18"/>
          <w:szCs w:val="18"/>
        </w:rPr>
        <w:t>, 2007.</w:t>
      </w:r>
    </w:p>
    <w:bookmarkEnd w:id="1097"/>
    <w:p w14:paraId="5105569E" w14:textId="77777777" w:rsidR="007D4FE2" w:rsidRPr="000B78BB" w:rsidRDefault="007D4FE2" w:rsidP="007D4FE2">
      <w:pPr>
        <w:autoSpaceDE w:val="0"/>
        <w:autoSpaceDN w:val="0"/>
        <w:adjustRightInd w:val="0"/>
        <w:ind w:firstLineChars="0" w:firstLine="0"/>
        <w:rPr>
          <w:rFonts w:ascii="宋体" w:hAnsi="宋体"/>
          <w:color w:val="000000"/>
          <w:kern w:val="0"/>
          <w:sz w:val="18"/>
          <w:szCs w:val="18"/>
        </w:rPr>
      </w:pPr>
      <w:r w:rsidRPr="000B78BB">
        <w:rPr>
          <w:rFonts w:ascii="宋体" w:hAnsi="宋体"/>
          <w:color w:val="000000"/>
          <w:kern w:val="0"/>
          <w:sz w:val="18"/>
          <w:szCs w:val="18"/>
        </w:rPr>
        <w:t xml:space="preserve">Li Chunhua. Modeling on time-accurate free wake method and investigation on aerodynamic </w:t>
      </w:r>
    </w:p>
    <w:p w14:paraId="54D8DB44" w14:textId="77777777" w:rsidR="00840FFD" w:rsidRPr="000B78BB" w:rsidRDefault="007D4FE2" w:rsidP="008E047A">
      <w:pPr>
        <w:autoSpaceDE w:val="0"/>
        <w:autoSpaceDN w:val="0"/>
        <w:adjustRightInd w:val="0"/>
        <w:ind w:firstLineChars="0" w:firstLine="0"/>
        <w:rPr>
          <w:rFonts w:ascii="宋体" w:hAnsi="宋体"/>
          <w:color w:val="000000"/>
          <w:kern w:val="0"/>
          <w:sz w:val="18"/>
          <w:szCs w:val="18"/>
        </w:rPr>
      </w:pPr>
      <w:r w:rsidRPr="007D4FE2">
        <w:rPr>
          <w:rFonts w:ascii="宋体" w:hAnsi="宋体"/>
          <w:color w:val="000000"/>
          <w:kern w:val="0"/>
          <w:sz w:val="18"/>
          <w:szCs w:val="18"/>
        </w:rPr>
        <w:t xml:space="preserve">characteristics of rotor and tiltrotor[D]. </w:t>
      </w:r>
      <w:bookmarkStart w:id="1098" w:name="OLE_LINK8"/>
      <w:r w:rsidRPr="007D4FE2">
        <w:rPr>
          <w:rFonts w:ascii="宋体" w:hAnsi="宋体"/>
          <w:color w:val="000000"/>
          <w:kern w:val="0"/>
          <w:sz w:val="18"/>
          <w:szCs w:val="18"/>
        </w:rPr>
        <w:t>Nanjing: Nanjing University of Aeronautics and Astronautics</w:t>
      </w:r>
      <w:bookmarkEnd w:id="1098"/>
      <w:r w:rsidRPr="007D4FE2">
        <w:rPr>
          <w:rFonts w:ascii="宋体" w:hAnsi="宋体"/>
          <w:color w:val="000000"/>
          <w:kern w:val="0"/>
          <w:sz w:val="18"/>
          <w:szCs w:val="18"/>
        </w:rPr>
        <w:t>, 2007.</w:t>
      </w:r>
      <w:r w:rsidRPr="007D4FE2">
        <w:rPr>
          <w:rFonts w:ascii="宋体" w:hAnsi="宋体" w:hint="eastAsia"/>
          <w:color w:val="000000"/>
          <w:kern w:val="0"/>
          <w:sz w:val="18"/>
          <w:szCs w:val="18"/>
        </w:rPr>
        <w:t xml:space="preserve"> (in Chinese)</w:t>
      </w:r>
    </w:p>
    <w:p w14:paraId="1E60A0D0"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[33] </w:t>
      </w:r>
      <w:bookmarkStart w:id="1099" w:name="_neb3F1B2D30_715F_4A30_B7BB_19A0CF283877"/>
      <w:r w:rsidRPr="000B78BB">
        <w:rPr>
          <w:rFonts w:ascii="宋体" w:hAnsi="宋体" w:cs="宋体" w:hint="eastAsia"/>
          <w:color w:val="000000"/>
          <w:kern w:val="0"/>
          <w:sz w:val="18"/>
          <w:szCs w:val="18"/>
        </w:rPr>
        <w:t>李攀</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旋翼非定常自由尾迹及高置信度直升机飞行力学建模研究</w:t>
      </w:r>
      <w:r w:rsidRPr="000B78BB">
        <w:rPr>
          <w:rFonts w:ascii="宋体" w:hAnsi="宋体"/>
          <w:color w:val="000000"/>
          <w:kern w:val="0"/>
          <w:sz w:val="18"/>
          <w:szCs w:val="18"/>
        </w:rPr>
        <w:t xml:space="preserve">[D]. </w:t>
      </w:r>
      <w:r w:rsidRPr="000B78BB">
        <w:rPr>
          <w:rFonts w:ascii="宋体" w:hAnsi="宋体" w:cs="宋体" w:hint="eastAsia"/>
          <w:color w:val="000000"/>
          <w:kern w:val="0"/>
          <w:sz w:val="18"/>
          <w:szCs w:val="18"/>
        </w:rPr>
        <w:t>南京</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南京航空航天大学</w:t>
      </w:r>
      <w:r w:rsidRPr="000B78BB">
        <w:rPr>
          <w:rFonts w:ascii="宋体" w:hAnsi="宋体"/>
          <w:color w:val="000000"/>
          <w:kern w:val="0"/>
          <w:sz w:val="18"/>
          <w:szCs w:val="18"/>
        </w:rPr>
        <w:t>, 2010.</w:t>
      </w:r>
    </w:p>
    <w:bookmarkEnd w:id="1099"/>
    <w:p w14:paraId="7C060E9F" w14:textId="77777777" w:rsidR="00677939" w:rsidRPr="000B78BB" w:rsidRDefault="00677939" w:rsidP="00677939">
      <w:pPr>
        <w:autoSpaceDE w:val="0"/>
        <w:autoSpaceDN w:val="0"/>
        <w:adjustRightInd w:val="0"/>
        <w:ind w:firstLineChars="0" w:firstLine="0"/>
        <w:rPr>
          <w:rFonts w:ascii="宋体" w:hAnsi="宋体"/>
          <w:color w:val="000000"/>
          <w:kern w:val="0"/>
          <w:sz w:val="18"/>
          <w:szCs w:val="18"/>
        </w:rPr>
      </w:pPr>
      <w:r w:rsidRPr="000B78BB">
        <w:rPr>
          <w:rFonts w:ascii="宋体" w:hAnsi="宋体"/>
          <w:color w:val="000000"/>
          <w:kern w:val="0"/>
          <w:sz w:val="18"/>
          <w:szCs w:val="18"/>
        </w:rPr>
        <w:t>Li Pan. Rotor unsteady free-vortex wake model and investigation on high-fidelity modeling of helicopter flight dynamics[J]. Nanjing: Nanjing University of Aeronautics and Astronautics, 2010.</w:t>
      </w:r>
      <w:r w:rsidRPr="000B78BB">
        <w:rPr>
          <w:rFonts w:ascii="宋体" w:hAnsi="宋体" w:hint="eastAsia"/>
          <w:color w:val="000000"/>
          <w:kern w:val="0"/>
          <w:sz w:val="18"/>
          <w:szCs w:val="18"/>
        </w:rPr>
        <w:t xml:space="preserve"> (in Chinese)</w:t>
      </w:r>
    </w:p>
    <w:p w14:paraId="0F6BD968" w14:textId="77777777" w:rsidR="00840FFD" w:rsidRPr="000B78BB" w:rsidRDefault="00840FFD" w:rsidP="00677939">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[34] </w:t>
      </w:r>
      <w:bookmarkStart w:id="1100" w:name="_neb8EA7FEEF_1348_4ED7_8DA5_2FD25EFB342E"/>
      <w:r w:rsidRPr="000B78BB">
        <w:rPr>
          <w:rFonts w:ascii="宋体" w:hAnsi="宋体" w:cs="宋体" w:hint="eastAsia"/>
          <w:color w:val="000000"/>
          <w:kern w:val="0"/>
          <w:sz w:val="18"/>
          <w:szCs w:val="18"/>
        </w:rPr>
        <w:t>王强，陈铭，王保兵，等</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旋翼几何参数对共轴双旋翼悬停性能的影响</w:t>
      </w:r>
      <w:r w:rsidRPr="000B78BB">
        <w:rPr>
          <w:rFonts w:ascii="宋体" w:hAnsi="宋体"/>
          <w:color w:val="000000"/>
          <w:kern w:val="0"/>
          <w:sz w:val="18"/>
          <w:szCs w:val="18"/>
        </w:rPr>
        <w:t xml:space="preserve">[J]. </w:t>
      </w:r>
      <w:r w:rsidRPr="000B78BB">
        <w:rPr>
          <w:rFonts w:ascii="宋体" w:hAnsi="宋体" w:cs="宋体" w:hint="eastAsia"/>
          <w:color w:val="000000"/>
          <w:kern w:val="0"/>
          <w:sz w:val="18"/>
          <w:szCs w:val="18"/>
        </w:rPr>
        <w:t>航空动力学报</w:t>
      </w:r>
      <w:r w:rsidR="00C87693" w:rsidRPr="000B78BB">
        <w:rPr>
          <w:rFonts w:ascii="宋体" w:hAnsi="宋体" w:hint="eastAsia"/>
          <w:color w:val="000000"/>
          <w:kern w:val="0"/>
          <w:sz w:val="18"/>
          <w:szCs w:val="18"/>
        </w:rPr>
        <w:t>,</w:t>
      </w:r>
      <w:r w:rsidRPr="000B78BB">
        <w:rPr>
          <w:rFonts w:ascii="宋体" w:hAnsi="宋体"/>
          <w:color w:val="000000"/>
          <w:kern w:val="0"/>
          <w:sz w:val="18"/>
          <w:szCs w:val="18"/>
        </w:rPr>
        <w:t xml:space="preserve"> 2014, 29(6): 1434-1443.</w:t>
      </w:r>
    </w:p>
    <w:bookmarkEnd w:id="1100"/>
    <w:p w14:paraId="37803722" w14:textId="77777777" w:rsidR="00E81A76" w:rsidRPr="000B78BB" w:rsidRDefault="00E81A76" w:rsidP="00E81A76">
      <w:pPr>
        <w:autoSpaceDE w:val="0"/>
        <w:autoSpaceDN w:val="0"/>
        <w:adjustRightInd w:val="0"/>
        <w:ind w:firstLineChars="0" w:firstLine="0"/>
        <w:rPr>
          <w:rFonts w:ascii="宋体" w:hAnsi="宋体"/>
          <w:color w:val="000000"/>
          <w:kern w:val="0"/>
          <w:sz w:val="18"/>
          <w:szCs w:val="18"/>
        </w:rPr>
      </w:pPr>
      <w:r w:rsidRPr="000B78BB">
        <w:rPr>
          <w:rFonts w:ascii="宋体" w:hAnsi="宋体"/>
          <w:color w:val="000000"/>
          <w:kern w:val="0"/>
          <w:sz w:val="18"/>
          <w:szCs w:val="18"/>
        </w:rPr>
        <w:t>Wang Qiang</w:t>
      </w:r>
      <w:r w:rsidRPr="000B78BB">
        <w:rPr>
          <w:rFonts w:ascii="宋体" w:hAnsi="宋体" w:hint="eastAsia"/>
          <w:color w:val="000000"/>
          <w:kern w:val="0"/>
          <w:sz w:val="18"/>
          <w:szCs w:val="18"/>
        </w:rPr>
        <w:t>，</w:t>
      </w:r>
      <w:r w:rsidRPr="000B78BB">
        <w:rPr>
          <w:rFonts w:ascii="宋体" w:hAnsi="宋体"/>
          <w:color w:val="000000"/>
          <w:kern w:val="0"/>
          <w:sz w:val="18"/>
          <w:szCs w:val="18"/>
        </w:rPr>
        <w:t>Chen Ming</w:t>
      </w:r>
      <w:r w:rsidRPr="000B78BB">
        <w:rPr>
          <w:rFonts w:ascii="宋体" w:hAnsi="宋体" w:hint="eastAsia"/>
          <w:color w:val="000000"/>
          <w:kern w:val="0"/>
          <w:sz w:val="18"/>
          <w:szCs w:val="18"/>
        </w:rPr>
        <w:t>，</w:t>
      </w:r>
      <w:r w:rsidRPr="000B78BB">
        <w:rPr>
          <w:rFonts w:ascii="宋体" w:hAnsi="宋体"/>
          <w:color w:val="000000"/>
          <w:kern w:val="0"/>
          <w:sz w:val="18"/>
          <w:szCs w:val="18"/>
        </w:rPr>
        <w:t>Wang Baobing, et al. Effect of geometric parameters of rotor on hovering performance of coaxial rotor[J]. Journal of Aerospace Power</w:t>
      </w:r>
      <w:r w:rsidR="00C87693" w:rsidRPr="000B78BB">
        <w:rPr>
          <w:rFonts w:ascii="宋体" w:hAnsi="宋体"/>
          <w:color w:val="000000"/>
          <w:kern w:val="0"/>
          <w:sz w:val="18"/>
          <w:szCs w:val="18"/>
        </w:rPr>
        <w:t>,</w:t>
      </w:r>
      <w:r w:rsidRPr="000B78BB">
        <w:rPr>
          <w:rFonts w:ascii="宋体" w:hAnsi="宋体"/>
          <w:color w:val="000000"/>
          <w:kern w:val="0"/>
          <w:sz w:val="18"/>
          <w:szCs w:val="18"/>
        </w:rPr>
        <w:t xml:space="preserve"> 2014, 29(6): 1434-1443.</w:t>
      </w:r>
      <w:r w:rsidRPr="000B78BB">
        <w:rPr>
          <w:rFonts w:ascii="宋体" w:hAnsi="宋体" w:hint="eastAsia"/>
          <w:color w:val="000000"/>
          <w:kern w:val="0"/>
          <w:sz w:val="18"/>
          <w:szCs w:val="18"/>
        </w:rPr>
        <w:t xml:space="preserve"> (in Chinese)</w:t>
      </w:r>
    </w:p>
    <w:p w14:paraId="4CCFF0B6" w14:textId="77777777" w:rsidR="00840FFD" w:rsidRPr="000B78BB" w:rsidRDefault="00840FFD" w:rsidP="00E81A76">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[35] </w:t>
      </w:r>
      <w:bookmarkStart w:id="1101" w:name="_neb469B1999_594F_481C_9CAC_8FDB25447697"/>
      <w:r w:rsidRPr="000B78BB">
        <w:rPr>
          <w:rFonts w:ascii="宋体" w:hAnsi="宋体" w:cs="宋体" w:hint="eastAsia"/>
          <w:color w:val="000000"/>
          <w:kern w:val="0"/>
          <w:sz w:val="18"/>
          <w:szCs w:val="18"/>
        </w:rPr>
        <w:t>吕少杰，魏靖彪，曹义华</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基于自由尾迹</w:t>
      </w:r>
      <w:r w:rsidRPr="000B78BB">
        <w:rPr>
          <w:rFonts w:ascii="宋体" w:hAnsi="宋体"/>
          <w:color w:val="000000"/>
          <w:kern w:val="0"/>
          <w:sz w:val="18"/>
          <w:szCs w:val="18"/>
        </w:rPr>
        <w:t>/</w:t>
      </w:r>
      <w:r w:rsidRPr="000B78BB">
        <w:rPr>
          <w:rFonts w:ascii="宋体" w:hAnsi="宋体" w:cs="宋体" w:hint="eastAsia"/>
          <w:color w:val="000000"/>
          <w:kern w:val="0"/>
          <w:sz w:val="18"/>
          <w:szCs w:val="18"/>
        </w:rPr>
        <w:t>面元法的旋翼下洗干扰计算和直升机配平</w:t>
      </w:r>
      <w:r w:rsidRPr="000B78BB">
        <w:rPr>
          <w:rFonts w:ascii="宋体" w:hAnsi="宋体"/>
          <w:color w:val="000000"/>
          <w:kern w:val="0"/>
          <w:sz w:val="18"/>
          <w:szCs w:val="18"/>
        </w:rPr>
        <w:t xml:space="preserve">[J]. </w:t>
      </w:r>
      <w:r w:rsidRPr="000B78BB">
        <w:rPr>
          <w:rFonts w:ascii="宋体" w:hAnsi="宋体" w:cs="宋体" w:hint="eastAsia"/>
          <w:color w:val="000000"/>
          <w:kern w:val="0"/>
          <w:sz w:val="18"/>
          <w:szCs w:val="18"/>
        </w:rPr>
        <w:t>北京航空航天大学学报</w:t>
      </w:r>
      <w:r w:rsidR="00664269" w:rsidRPr="000B78BB">
        <w:rPr>
          <w:rFonts w:ascii="宋体" w:hAnsi="宋体"/>
          <w:color w:val="000000"/>
          <w:kern w:val="0"/>
          <w:sz w:val="18"/>
          <w:szCs w:val="18"/>
        </w:rPr>
        <w:t>,</w:t>
      </w:r>
      <w:r w:rsidRPr="000B78BB">
        <w:rPr>
          <w:rFonts w:ascii="宋体" w:hAnsi="宋体"/>
          <w:color w:val="000000"/>
          <w:kern w:val="0"/>
          <w:sz w:val="18"/>
          <w:szCs w:val="18"/>
        </w:rPr>
        <w:t xml:space="preserve"> 2015, 41(9): 1624-1630.</w:t>
      </w:r>
    </w:p>
    <w:bookmarkEnd w:id="1101"/>
    <w:p w14:paraId="60525C65" w14:textId="77777777" w:rsidR="00840FFD" w:rsidRPr="000B78BB" w:rsidRDefault="00EC417A" w:rsidP="008E047A">
      <w:pPr>
        <w:autoSpaceDE w:val="0"/>
        <w:autoSpaceDN w:val="0"/>
        <w:adjustRightInd w:val="0"/>
        <w:ind w:firstLineChars="0" w:firstLine="0"/>
        <w:rPr>
          <w:rFonts w:ascii="宋体" w:hAnsi="宋体"/>
          <w:color w:val="000000"/>
          <w:kern w:val="0"/>
          <w:sz w:val="18"/>
          <w:szCs w:val="18"/>
        </w:rPr>
      </w:pPr>
      <w:r w:rsidRPr="000B78BB">
        <w:rPr>
          <w:rFonts w:ascii="宋体" w:hAnsi="宋体"/>
          <w:color w:val="000000"/>
          <w:kern w:val="0"/>
          <w:sz w:val="18"/>
          <w:szCs w:val="18"/>
        </w:rPr>
        <w:t>Lv Shaojie</w:t>
      </w:r>
      <w:r w:rsidRPr="000B78BB">
        <w:rPr>
          <w:rFonts w:ascii="宋体" w:hAnsi="宋体" w:hint="eastAsia"/>
          <w:color w:val="000000"/>
          <w:kern w:val="0"/>
          <w:sz w:val="18"/>
          <w:szCs w:val="18"/>
        </w:rPr>
        <w:t>，W</w:t>
      </w:r>
      <w:r w:rsidRPr="000B78BB">
        <w:rPr>
          <w:rFonts w:ascii="宋体" w:hAnsi="宋体"/>
          <w:color w:val="000000"/>
          <w:kern w:val="0"/>
          <w:sz w:val="18"/>
          <w:szCs w:val="18"/>
        </w:rPr>
        <w:t>ei Jingbiao</w:t>
      </w:r>
      <w:r w:rsidRPr="000B78BB">
        <w:rPr>
          <w:rFonts w:ascii="宋体" w:hAnsi="宋体" w:hint="eastAsia"/>
          <w:color w:val="000000"/>
          <w:kern w:val="0"/>
          <w:sz w:val="18"/>
          <w:szCs w:val="18"/>
        </w:rPr>
        <w:t>，C</w:t>
      </w:r>
      <w:r w:rsidRPr="000B78BB">
        <w:rPr>
          <w:rFonts w:ascii="宋体" w:hAnsi="宋体"/>
          <w:color w:val="000000"/>
          <w:kern w:val="0"/>
          <w:sz w:val="18"/>
          <w:szCs w:val="18"/>
        </w:rPr>
        <w:t xml:space="preserve">ao Yihua. </w:t>
      </w:r>
      <w:r w:rsidRPr="000B78BB">
        <w:rPr>
          <w:rFonts w:ascii="宋体" w:hAnsi="宋体" w:hint="eastAsia"/>
          <w:color w:val="000000"/>
          <w:kern w:val="0"/>
          <w:sz w:val="18"/>
          <w:szCs w:val="18"/>
        </w:rPr>
        <w:t>Rotor downwash interference calculation and helicopter trims with</w:t>
      </w:r>
      <w:r w:rsidRPr="000B78BB">
        <w:rPr>
          <w:rFonts w:ascii="宋体" w:hAnsi="宋体"/>
          <w:color w:val="000000"/>
          <w:kern w:val="0"/>
          <w:sz w:val="18"/>
          <w:szCs w:val="18"/>
        </w:rPr>
        <w:t xml:space="preserve"> free-wake/panel method[J]. Journal of Beijing University of Aeronautics and Astronautics</w:t>
      </w:r>
      <w:r w:rsidR="00664269" w:rsidRPr="000B78BB">
        <w:rPr>
          <w:rFonts w:ascii="宋体" w:hAnsi="宋体"/>
          <w:color w:val="000000"/>
          <w:kern w:val="0"/>
          <w:sz w:val="18"/>
          <w:szCs w:val="18"/>
        </w:rPr>
        <w:t>,</w:t>
      </w:r>
      <w:r w:rsidRPr="000B78BB">
        <w:rPr>
          <w:rFonts w:ascii="宋体" w:hAnsi="宋体"/>
          <w:color w:val="000000"/>
          <w:kern w:val="0"/>
          <w:sz w:val="18"/>
          <w:szCs w:val="18"/>
        </w:rPr>
        <w:t xml:space="preserve"> 2015, 41(9): 1624-1630.</w:t>
      </w:r>
      <w:r w:rsidRPr="000B78BB">
        <w:rPr>
          <w:rFonts w:ascii="宋体" w:hAnsi="宋体" w:hint="eastAsia"/>
          <w:color w:val="000000"/>
          <w:kern w:val="0"/>
          <w:sz w:val="18"/>
          <w:szCs w:val="18"/>
        </w:rPr>
        <w:t xml:space="preserve"> (in Chinese)</w:t>
      </w:r>
    </w:p>
    <w:p w14:paraId="52AF6635"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[36] </w:t>
      </w:r>
      <w:bookmarkStart w:id="1102" w:name="_nebB05D37A3_5A90_466D_98B1_618E87D40915"/>
      <w:r w:rsidRPr="000B78BB">
        <w:rPr>
          <w:rFonts w:ascii="宋体" w:hAnsi="宋体"/>
          <w:color w:val="000000"/>
          <w:kern w:val="0"/>
          <w:sz w:val="18"/>
          <w:szCs w:val="18"/>
        </w:rPr>
        <w:t>He C, Zhao J. Modeling Rotor Wake Dynamics with Viscous Vortex Particle Method[J]. AIAA Journal</w:t>
      </w:r>
      <w:r w:rsidR="00BC7846" w:rsidRPr="000B78BB">
        <w:rPr>
          <w:rFonts w:ascii="宋体" w:hAnsi="宋体"/>
          <w:color w:val="000000"/>
          <w:kern w:val="0"/>
          <w:sz w:val="18"/>
          <w:szCs w:val="18"/>
        </w:rPr>
        <w:t>, 20</w:t>
      </w:r>
      <w:r w:rsidRPr="000B78BB">
        <w:rPr>
          <w:rFonts w:ascii="宋体" w:hAnsi="宋体"/>
          <w:color w:val="000000"/>
          <w:kern w:val="0"/>
          <w:sz w:val="18"/>
          <w:szCs w:val="18"/>
        </w:rPr>
        <w:t>09, 47(4): 902-915.</w:t>
      </w:r>
      <w:bookmarkEnd w:id="1102"/>
    </w:p>
    <w:p w14:paraId="2DF0DF17"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[37] </w:t>
      </w:r>
      <w:bookmarkStart w:id="1103" w:name="_nebB08B34EE_15A0_44EE_8E13_1D79C708FA10"/>
      <w:r w:rsidRPr="000B78BB">
        <w:rPr>
          <w:rFonts w:ascii="宋体" w:hAnsi="宋体" w:cs="宋体" w:hint="eastAsia"/>
          <w:color w:val="000000"/>
          <w:kern w:val="0"/>
          <w:sz w:val="18"/>
          <w:szCs w:val="18"/>
        </w:rPr>
        <w:t>魏鹏</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旋翼非定常流场的黏性涡数值模拟方法及其混合方法的研究</w:t>
      </w:r>
      <w:r w:rsidRPr="000B78BB">
        <w:rPr>
          <w:rFonts w:ascii="宋体" w:hAnsi="宋体"/>
          <w:color w:val="000000"/>
          <w:kern w:val="0"/>
          <w:sz w:val="18"/>
          <w:szCs w:val="18"/>
        </w:rPr>
        <w:t xml:space="preserve">[D]. </w:t>
      </w:r>
      <w:r w:rsidRPr="000B78BB">
        <w:rPr>
          <w:rFonts w:ascii="宋体" w:hAnsi="宋体" w:cs="宋体" w:hint="eastAsia"/>
          <w:color w:val="000000"/>
          <w:kern w:val="0"/>
          <w:sz w:val="18"/>
          <w:szCs w:val="18"/>
        </w:rPr>
        <w:t>南京</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南京航空航天大学</w:t>
      </w:r>
      <w:r w:rsidRPr="000B78BB">
        <w:rPr>
          <w:rFonts w:ascii="宋体" w:hAnsi="宋体"/>
          <w:color w:val="000000"/>
          <w:kern w:val="0"/>
          <w:sz w:val="18"/>
          <w:szCs w:val="18"/>
        </w:rPr>
        <w:t>, 2012.</w:t>
      </w:r>
    </w:p>
    <w:p w14:paraId="0CAB350C" w14:textId="77777777" w:rsidR="00840FFD" w:rsidRPr="000B78BB" w:rsidRDefault="00E00505" w:rsidP="008E047A">
      <w:pPr>
        <w:autoSpaceDE w:val="0"/>
        <w:autoSpaceDN w:val="0"/>
        <w:adjustRightInd w:val="0"/>
        <w:ind w:firstLineChars="0" w:firstLine="0"/>
        <w:rPr>
          <w:rFonts w:ascii="宋体" w:hAnsi="宋体"/>
          <w:color w:val="000000"/>
          <w:kern w:val="0"/>
          <w:sz w:val="18"/>
          <w:szCs w:val="18"/>
        </w:rPr>
      </w:pPr>
      <w:r w:rsidRPr="000B78BB">
        <w:rPr>
          <w:rFonts w:ascii="宋体" w:hAnsi="宋体"/>
          <w:color w:val="000000"/>
          <w:kern w:val="0"/>
          <w:sz w:val="18"/>
          <w:szCs w:val="18"/>
        </w:rPr>
        <w:t xml:space="preserve">Wei Peng. Research on viscous vortex numerical algorithm and its hybrid method for rotor unsteady flowfield[D]. </w:t>
      </w:r>
      <w:r w:rsidRPr="000B78BB">
        <w:rPr>
          <w:rFonts w:ascii="宋体" w:hAnsi="宋体" w:hint="eastAsia"/>
          <w:color w:val="000000"/>
          <w:kern w:val="0"/>
          <w:sz w:val="18"/>
          <w:szCs w:val="18"/>
        </w:rPr>
        <w:t>N</w:t>
      </w:r>
      <w:r w:rsidRPr="000B78BB">
        <w:rPr>
          <w:rFonts w:ascii="宋体" w:hAnsi="宋体"/>
          <w:color w:val="000000"/>
          <w:kern w:val="0"/>
          <w:sz w:val="18"/>
          <w:szCs w:val="18"/>
        </w:rPr>
        <w:t xml:space="preserve">anjing: </w:t>
      </w:r>
      <w:r w:rsidRPr="000B78BB">
        <w:rPr>
          <w:rFonts w:ascii="宋体" w:hAnsi="宋体" w:hint="eastAsia"/>
          <w:color w:val="000000"/>
          <w:kern w:val="0"/>
          <w:sz w:val="18"/>
          <w:szCs w:val="18"/>
        </w:rPr>
        <w:t xml:space="preserve">Nanjing University of Aeronautics </w:t>
      </w:r>
      <w:r w:rsidRPr="000B78BB">
        <w:rPr>
          <w:rFonts w:ascii="宋体" w:hAnsi="宋体"/>
          <w:color w:val="000000"/>
          <w:kern w:val="0"/>
          <w:sz w:val="18"/>
          <w:szCs w:val="18"/>
        </w:rPr>
        <w:t xml:space="preserve">and </w:t>
      </w:r>
      <w:r w:rsidRPr="000B78BB">
        <w:rPr>
          <w:rFonts w:ascii="宋体" w:hAnsi="宋体" w:hint="eastAsia"/>
          <w:color w:val="000000"/>
          <w:kern w:val="0"/>
          <w:sz w:val="18"/>
          <w:szCs w:val="18"/>
        </w:rPr>
        <w:t>Astronautics</w:t>
      </w:r>
      <w:r w:rsidRPr="000B78BB">
        <w:rPr>
          <w:rFonts w:ascii="宋体" w:hAnsi="宋体"/>
          <w:color w:val="000000"/>
          <w:kern w:val="0"/>
          <w:sz w:val="18"/>
          <w:szCs w:val="18"/>
        </w:rPr>
        <w:t>, 2012.</w:t>
      </w:r>
      <w:r w:rsidRPr="000B78BB">
        <w:rPr>
          <w:rFonts w:ascii="宋体" w:hAnsi="宋体" w:hint="eastAsia"/>
          <w:color w:val="000000"/>
          <w:kern w:val="0"/>
          <w:sz w:val="18"/>
          <w:szCs w:val="18"/>
        </w:rPr>
        <w:t xml:space="preserve"> (in Chinese)</w:t>
      </w:r>
      <w:bookmarkEnd w:id="1103"/>
    </w:p>
    <w:p w14:paraId="1F1ECFF9"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[38] </w:t>
      </w:r>
      <w:bookmarkStart w:id="1104" w:name="_neb97DC18CD_3F85_4486_BB72_14631A985A49"/>
      <w:r w:rsidRPr="000B78BB">
        <w:rPr>
          <w:rFonts w:ascii="宋体" w:hAnsi="宋体" w:cs="宋体" w:hint="eastAsia"/>
          <w:color w:val="000000"/>
          <w:kern w:val="0"/>
          <w:sz w:val="18"/>
          <w:szCs w:val="18"/>
        </w:rPr>
        <w:t>魏鹏，史勇杰，徐国华，等</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基于黏性涡模型的旋翼流场数值方法</w:t>
      </w:r>
      <w:r w:rsidRPr="000B78BB">
        <w:rPr>
          <w:rFonts w:ascii="宋体" w:hAnsi="宋体"/>
          <w:color w:val="000000"/>
          <w:kern w:val="0"/>
          <w:sz w:val="18"/>
          <w:szCs w:val="18"/>
        </w:rPr>
        <w:t xml:space="preserve">[J]. </w:t>
      </w:r>
      <w:r w:rsidRPr="000B78BB">
        <w:rPr>
          <w:rFonts w:ascii="宋体" w:hAnsi="宋体" w:cs="宋体" w:hint="eastAsia"/>
          <w:color w:val="000000"/>
          <w:kern w:val="0"/>
          <w:sz w:val="18"/>
          <w:szCs w:val="18"/>
        </w:rPr>
        <w:t>航空学报</w:t>
      </w:r>
      <w:r w:rsidR="00BC7846" w:rsidRPr="000B78BB">
        <w:rPr>
          <w:rFonts w:ascii="宋体" w:hAnsi="宋体"/>
          <w:color w:val="000000"/>
          <w:kern w:val="0"/>
          <w:sz w:val="18"/>
          <w:szCs w:val="18"/>
        </w:rPr>
        <w:t>, 20</w:t>
      </w:r>
      <w:r w:rsidRPr="000B78BB">
        <w:rPr>
          <w:rFonts w:ascii="宋体" w:hAnsi="宋体"/>
          <w:color w:val="000000"/>
          <w:kern w:val="0"/>
          <w:sz w:val="18"/>
          <w:szCs w:val="18"/>
        </w:rPr>
        <w:t>12, 33(05): 771-780.</w:t>
      </w:r>
    </w:p>
    <w:bookmarkEnd w:id="1104"/>
    <w:p w14:paraId="7C1D4949" w14:textId="77777777" w:rsidR="00840FFD" w:rsidRPr="000B78BB" w:rsidRDefault="00653D6A" w:rsidP="008E047A">
      <w:pPr>
        <w:autoSpaceDE w:val="0"/>
        <w:autoSpaceDN w:val="0"/>
        <w:adjustRightInd w:val="0"/>
        <w:ind w:firstLineChars="0" w:firstLine="0"/>
        <w:rPr>
          <w:rFonts w:ascii="宋体" w:hAnsi="宋体"/>
          <w:color w:val="000000"/>
          <w:kern w:val="0"/>
          <w:sz w:val="18"/>
          <w:szCs w:val="18"/>
        </w:rPr>
      </w:pPr>
      <w:r w:rsidRPr="000B78BB">
        <w:rPr>
          <w:rFonts w:ascii="宋体" w:hAnsi="宋体"/>
          <w:color w:val="000000"/>
          <w:kern w:val="0"/>
          <w:sz w:val="18"/>
          <w:szCs w:val="18"/>
        </w:rPr>
        <w:t>Wei Peng</w:t>
      </w:r>
      <w:r w:rsidRPr="000B78BB">
        <w:rPr>
          <w:rFonts w:ascii="宋体" w:hAnsi="宋体" w:hint="eastAsia"/>
          <w:color w:val="000000"/>
          <w:kern w:val="0"/>
          <w:sz w:val="18"/>
          <w:szCs w:val="18"/>
        </w:rPr>
        <w:t>，S</w:t>
      </w:r>
      <w:r w:rsidRPr="000B78BB">
        <w:rPr>
          <w:rFonts w:ascii="宋体" w:hAnsi="宋体"/>
          <w:color w:val="000000"/>
          <w:kern w:val="0"/>
          <w:sz w:val="18"/>
          <w:szCs w:val="18"/>
        </w:rPr>
        <w:t>hi Yongjie</w:t>
      </w:r>
      <w:r w:rsidRPr="000B78BB">
        <w:rPr>
          <w:rFonts w:ascii="宋体" w:hAnsi="宋体" w:hint="eastAsia"/>
          <w:color w:val="000000"/>
          <w:kern w:val="0"/>
          <w:sz w:val="18"/>
          <w:szCs w:val="18"/>
        </w:rPr>
        <w:t>，X</w:t>
      </w:r>
      <w:r w:rsidRPr="000B78BB">
        <w:rPr>
          <w:rFonts w:ascii="宋体" w:hAnsi="宋体"/>
          <w:color w:val="000000"/>
          <w:kern w:val="0"/>
          <w:sz w:val="18"/>
          <w:szCs w:val="18"/>
        </w:rPr>
        <w:t xml:space="preserve">u Guohua, et al. </w:t>
      </w:r>
      <w:r w:rsidRPr="000B78BB">
        <w:rPr>
          <w:rFonts w:ascii="宋体" w:hAnsi="宋体"/>
          <w:color w:val="000000"/>
          <w:kern w:val="0"/>
          <w:sz w:val="18"/>
          <w:szCs w:val="18"/>
        </w:rPr>
        <w:lastRenderedPageBreak/>
        <w:t xml:space="preserve">Numerical method for simulating flow field based upon viscous vortex model[J]. </w:t>
      </w:r>
      <w:r w:rsidR="00BE57BC" w:rsidRPr="000B78BB">
        <w:rPr>
          <w:rFonts w:ascii="宋体" w:hAnsi="宋体"/>
          <w:color w:val="000000"/>
          <w:kern w:val="0"/>
          <w:sz w:val="18"/>
          <w:szCs w:val="18"/>
        </w:rPr>
        <w:t>Acta Aeronautica et Astronautica Sinica</w:t>
      </w:r>
      <w:r w:rsidR="008C4170" w:rsidRPr="000B78BB">
        <w:rPr>
          <w:rFonts w:ascii="宋体" w:hAnsi="宋体"/>
          <w:color w:val="000000"/>
          <w:kern w:val="0"/>
          <w:sz w:val="18"/>
          <w:szCs w:val="18"/>
        </w:rPr>
        <w:t>,</w:t>
      </w:r>
      <w:r w:rsidRPr="000B78BB">
        <w:rPr>
          <w:rFonts w:ascii="宋体" w:hAnsi="宋体"/>
          <w:color w:val="000000"/>
          <w:kern w:val="0"/>
          <w:sz w:val="18"/>
          <w:szCs w:val="18"/>
        </w:rPr>
        <w:t xml:space="preserve"> 2012, 33(05): 771-780.</w:t>
      </w:r>
      <w:r w:rsidRPr="000B78BB">
        <w:rPr>
          <w:rFonts w:ascii="宋体" w:hAnsi="宋体" w:hint="eastAsia"/>
          <w:color w:val="000000"/>
          <w:kern w:val="0"/>
          <w:sz w:val="18"/>
          <w:szCs w:val="18"/>
        </w:rPr>
        <w:t xml:space="preserve"> (in Chinese)</w:t>
      </w:r>
    </w:p>
    <w:p w14:paraId="0A9180D1"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[39] </w:t>
      </w:r>
      <w:bookmarkStart w:id="1105" w:name="_neb65A6BFD9_033D_421D_8DEB_321C3068E6C2"/>
      <w:r w:rsidRPr="000B78BB">
        <w:rPr>
          <w:rFonts w:ascii="宋体" w:hAnsi="宋体"/>
          <w:color w:val="000000"/>
          <w:kern w:val="0"/>
          <w:sz w:val="18"/>
          <w:szCs w:val="18"/>
        </w:rPr>
        <w:t>Weissinger J. The Lift Distribution of Swept-Back Wings[R]. Langley Field, Virginia, United States: NACA Langley Aeronautical Lab, 1947.</w:t>
      </w:r>
      <w:bookmarkEnd w:id="1105"/>
    </w:p>
    <w:p w14:paraId="0B0778D1"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[40] </w:t>
      </w:r>
      <w:bookmarkStart w:id="1106" w:name="_nebE05885A1_A4F1_4929_A216_BC948A1878FE"/>
      <w:r w:rsidRPr="000B78BB">
        <w:rPr>
          <w:rFonts w:ascii="宋体" w:hAnsi="宋体" w:cs="宋体" w:hint="eastAsia"/>
          <w:color w:val="000000"/>
          <w:kern w:val="0"/>
          <w:sz w:val="18"/>
          <w:szCs w:val="18"/>
        </w:rPr>
        <w:t>谭剑锋，王浩文，吴超，等</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基于非定常面元</w:t>
      </w:r>
      <w:r w:rsidRPr="000B78BB">
        <w:rPr>
          <w:rFonts w:ascii="宋体" w:hAnsi="宋体"/>
          <w:color w:val="000000"/>
          <w:kern w:val="0"/>
          <w:sz w:val="18"/>
          <w:szCs w:val="18"/>
        </w:rPr>
        <w:t>/</w:t>
      </w:r>
      <w:r w:rsidRPr="000B78BB">
        <w:rPr>
          <w:rFonts w:ascii="宋体" w:hAnsi="宋体" w:cs="宋体" w:hint="eastAsia"/>
          <w:color w:val="000000"/>
          <w:kern w:val="0"/>
          <w:sz w:val="18"/>
          <w:szCs w:val="18"/>
        </w:rPr>
        <w:t>黏性涡粒子混合法的旋翼</w:t>
      </w:r>
      <w:r w:rsidRPr="000B78BB">
        <w:rPr>
          <w:rFonts w:ascii="宋体" w:hAnsi="宋体"/>
          <w:color w:val="000000"/>
          <w:kern w:val="0"/>
          <w:sz w:val="18"/>
          <w:szCs w:val="18"/>
        </w:rPr>
        <w:t>/</w:t>
      </w:r>
      <w:r w:rsidRPr="000B78BB">
        <w:rPr>
          <w:rFonts w:ascii="宋体" w:hAnsi="宋体" w:cs="宋体" w:hint="eastAsia"/>
          <w:color w:val="000000"/>
          <w:kern w:val="0"/>
          <w:sz w:val="18"/>
          <w:szCs w:val="18"/>
        </w:rPr>
        <w:t>平尾非定常气动干扰</w:t>
      </w:r>
      <w:r w:rsidRPr="000B78BB">
        <w:rPr>
          <w:rFonts w:ascii="宋体" w:hAnsi="宋体"/>
          <w:color w:val="000000"/>
          <w:kern w:val="0"/>
          <w:sz w:val="18"/>
          <w:szCs w:val="18"/>
        </w:rPr>
        <w:t xml:space="preserve">[J]. </w:t>
      </w:r>
      <w:r w:rsidRPr="000B78BB">
        <w:rPr>
          <w:rFonts w:ascii="宋体" w:hAnsi="宋体" w:cs="宋体" w:hint="eastAsia"/>
          <w:color w:val="000000"/>
          <w:kern w:val="0"/>
          <w:sz w:val="18"/>
          <w:szCs w:val="18"/>
        </w:rPr>
        <w:t>航空学报</w:t>
      </w:r>
      <w:r w:rsidR="00BC7846" w:rsidRPr="000B78BB">
        <w:rPr>
          <w:rFonts w:ascii="宋体" w:hAnsi="宋体"/>
          <w:color w:val="000000"/>
          <w:kern w:val="0"/>
          <w:sz w:val="18"/>
          <w:szCs w:val="18"/>
        </w:rPr>
        <w:t>, 20</w:t>
      </w:r>
      <w:r w:rsidRPr="000B78BB">
        <w:rPr>
          <w:rFonts w:ascii="宋体" w:hAnsi="宋体"/>
          <w:color w:val="000000"/>
          <w:kern w:val="0"/>
          <w:sz w:val="18"/>
          <w:szCs w:val="18"/>
        </w:rPr>
        <w:t>14, 35(3): 643-656.</w:t>
      </w:r>
    </w:p>
    <w:bookmarkEnd w:id="1106"/>
    <w:p w14:paraId="38B2A7D1" w14:textId="77777777" w:rsidR="00840FFD" w:rsidRPr="000B78BB" w:rsidRDefault="006011B5" w:rsidP="008E047A">
      <w:pPr>
        <w:autoSpaceDE w:val="0"/>
        <w:autoSpaceDN w:val="0"/>
        <w:adjustRightInd w:val="0"/>
        <w:ind w:firstLineChars="0" w:firstLine="0"/>
        <w:rPr>
          <w:rFonts w:ascii="宋体" w:hAnsi="宋体"/>
          <w:color w:val="000000"/>
          <w:kern w:val="0"/>
          <w:sz w:val="18"/>
          <w:szCs w:val="18"/>
        </w:rPr>
      </w:pPr>
      <w:r w:rsidRPr="000B78BB">
        <w:rPr>
          <w:rFonts w:ascii="宋体" w:hAnsi="宋体"/>
          <w:color w:val="000000"/>
          <w:kern w:val="0"/>
          <w:sz w:val="18"/>
          <w:szCs w:val="18"/>
        </w:rPr>
        <w:t>Tan Jianfeng</w:t>
      </w:r>
      <w:r w:rsidRPr="000B78BB">
        <w:rPr>
          <w:rFonts w:ascii="宋体" w:hAnsi="宋体" w:hint="eastAsia"/>
          <w:color w:val="000000"/>
          <w:kern w:val="0"/>
          <w:sz w:val="18"/>
          <w:szCs w:val="18"/>
        </w:rPr>
        <w:t>，W</w:t>
      </w:r>
      <w:r w:rsidRPr="000B78BB">
        <w:rPr>
          <w:rFonts w:ascii="宋体" w:hAnsi="宋体"/>
          <w:color w:val="000000"/>
          <w:kern w:val="0"/>
          <w:sz w:val="18"/>
          <w:szCs w:val="18"/>
        </w:rPr>
        <w:t>ang Haowen</w:t>
      </w:r>
      <w:r w:rsidRPr="000B78BB">
        <w:rPr>
          <w:rFonts w:ascii="宋体" w:hAnsi="宋体" w:hint="eastAsia"/>
          <w:color w:val="000000"/>
          <w:kern w:val="0"/>
          <w:sz w:val="18"/>
          <w:szCs w:val="18"/>
        </w:rPr>
        <w:t>，W</w:t>
      </w:r>
      <w:r w:rsidRPr="000B78BB">
        <w:rPr>
          <w:rFonts w:ascii="宋体" w:hAnsi="宋体"/>
          <w:color w:val="000000"/>
          <w:kern w:val="0"/>
          <w:sz w:val="18"/>
          <w:szCs w:val="18"/>
        </w:rPr>
        <w:t xml:space="preserve">u Chao, et al. Rotor/empennage unsteady aerodynamic interaction with unsteady panel/viscous vortex particle hybrid method[J]. </w:t>
      </w:r>
      <w:r w:rsidR="00BE57BC" w:rsidRPr="000B78BB">
        <w:rPr>
          <w:rFonts w:ascii="宋体" w:hAnsi="宋体"/>
          <w:color w:val="000000"/>
          <w:kern w:val="0"/>
          <w:sz w:val="18"/>
          <w:szCs w:val="18"/>
        </w:rPr>
        <w:t>Acta Aeronautica et Astronautica Sinica</w:t>
      </w:r>
      <w:r w:rsidR="00A80B64" w:rsidRPr="000B78BB">
        <w:rPr>
          <w:rFonts w:ascii="宋体" w:hAnsi="宋体"/>
          <w:color w:val="000000"/>
          <w:kern w:val="0"/>
          <w:sz w:val="18"/>
          <w:szCs w:val="18"/>
        </w:rPr>
        <w:t>,</w:t>
      </w:r>
      <w:r w:rsidRPr="000B78BB">
        <w:rPr>
          <w:rFonts w:ascii="宋体" w:hAnsi="宋体"/>
          <w:color w:val="000000"/>
          <w:kern w:val="0"/>
          <w:sz w:val="18"/>
          <w:szCs w:val="18"/>
        </w:rPr>
        <w:t xml:space="preserve"> 2014, 35(3): 643-656.</w:t>
      </w:r>
      <w:r w:rsidRPr="000B78BB">
        <w:rPr>
          <w:rFonts w:ascii="宋体" w:hAnsi="宋体" w:hint="eastAsia"/>
          <w:color w:val="000000"/>
          <w:kern w:val="0"/>
          <w:sz w:val="18"/>
          <w:szCs w:val="18"/>
        </w:rPr>
        <w:t xml:space="preserve"> (in Chinese)</w:t>
      </w:r>
    </w:p>
    <w:p w14:paraId="38DCD81D"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[41] </w:t>
      </w:r>
      <w:bookmarkStart w:id="1107" w:name="_neb7247DB28_6AFA_461F_8DDD_DDBB70E2E631"/>
      <w:r w:rsidRPr="000B78BB">
        <w:rPr>
          <w:rFonts w:ascii="宋体" w:hAnsi="宋体"/>
          <w:color w:val="000000"/>
          <w:kern w:val="0"/>
          <w:sz w:val="18"/>
          <w:szCs w:val="18"/>
        </w:rPr>
        <w:t>Brown R E. Rotor Wake Modeling for Flight Dynamic Simulation of Helicopters[J]. AIAA Journal</w:t>
      </w:r>
      <w:r w:rsidR="00BC7846" w:rsidRPr="000B78BB">
        <w:rPr>
          <w:rFonts w:ascii="宋体" w:hAnsi="宋体"/>
          <w:color w:val="000000"/>
          <w:kern w:val="0"/>
          <w:sz w:val="18"/>
          <w:szCs w:val="18"/>
        </w:rPr>
        <w:t>, 20</w:t>
      </w:r>
      <w:r w:rsidRPr="000B78BB">
        <w:rPr>
          <w:rFonts w:ascii="宋体" w:hAnsi="宋体"/>
          <w:color w:val="000000"/>
          <w:kern w:val="0"/>
          <w:sz w:val="18"/>
          <w:szCs w:val="18"/>
        </w:rPr>
        <w:t>00, 38(1): 57-63.</w:t>
      </w:r>
      <w:bookmarkEnd w:id="1107"/>
    </w:p>
    <w:p w14:paraId="0B5BAC8D"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[42] </w:t>
      </w:r>
      <w:bookmarkStart w:id="1108" w:name="_neb8F80415A_38BA_4152_B4F0_10B901D1549C"/>
      <w:r w:rsidRPr="000B78BB">
        <w:rPr>
          <w:rFonts w:ascii="宋体" w:hAnsi="宋体"/>
          <w:color w:val="000000"/>
          <w:kern w:val="0"/>
          <w:sz w:val="18"/>
          <w:szCs w:val="18"/>
        </w:rPr>
        <w:t>Houston S S, Brown R E. Rotor-Wake Modeling for Simulation of Helicopter Flight Mechanics in Autorotation[J]. Journal of Aircraft</w:t>
      </w:r>
      <w:r w:rsidR="00BC7846" w:rsidRPr="000B78BB">
        <w:rPr>
          <w:rFonts w:ascii="宋体" w:hAnsi="宋体"/>
          <w:color w:val="000000"/>
          <w:kern w:val="0"/>
          <w:sz w:val="18"/>
          <w:szCs w:val="18"/>
        </w:rPr>
        <w:t>, 20</w:t>
      </w:r>
      <w:r w:rsidRPr="000B78BB">
        <w:rPr>
          <w:rFonts w:ascii="宋体" w:hAnsi="宋体"/>
          <w:color w:val="000000"/>
          <w:kern w:val="0"/>
          <w:sz w:val="18"/>
          <w:szCs w:val="18"/>
        </w:rPr>
        <w:t>03, 40(5): 938-945.</w:t>
      </w:r>
      <w:bookmarkEnd w:id="1108"/>
    </w:p>
    <w:p w14:paraId="56F752CC"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[43] </w:t>
      </w:r>
      <w:bookmarkStart w:id="1109" w:name="_nebEC6DA0B8_3795_4986_89EE_12565E1EDC2B"/>
      <w:r w:rsidRPr="000B78BB">
        <w:rPr>
          <w:rFonts w:ascii="宋体" w:hAnsi="宋体"/>
          <w:color w:val="000000"/>
          <w:kern w:val="0"/>
          <w:sz w:val="18"/>
          <w:szCs w:val="18"/>
        </w:rPr>
        <w:t>Whitehouse G R, Brown R E. Modeling the Mutual Distortions of Interacting Helicopter and Aircraft Wakes[J]. Journal of Aircraft</w:t>
      </w:r>
      <w:r w:rsidR="00BC7846" w:rsidRPr="000B78BB">
        <w:rPr>
          <w:rFonts w:ascii="宋体" w:hAnsi="宋体"/>
          <w:color w:val="000000"/>
          <w:kern w:val="0"/>
          <w:sz w:val="18"/>
          <w:szCs w:val="18"/>
        </w:rPr>
        <w:t>, 20</w:t>
      </w:r>
      <w:r w:rsidRPr="000B78BB">
        <w:rPr>
          <w:rFonts w:ascii="宋体" w:hAnsi="宋体"/>
          <w:color w:val="000000"/>
          <w:kern w:val="0"/>
          <w:sz w:val="18"/>
          <w:szCs w:val="18"/>
        </w:rPr>
        <w:t>03, 40(3): 440-449.</w:t>
      </w:r>
      <w:bookmarkEnd w:id="1109"/>
    </w:p>
    <w:p w14:paraId="69303113"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[44] </w:t>
      </w:r>
      <w:bookmarkStart w:id="1110" w:name="_neb41B27E1A_F0E6_4537_9D31_C5CF4B88B71F"/>
      <w:r w:rsidRPr="000B78BB">
        <w:rPr>
          <w:rFonts w:ascii="宋体" w:hAnsi="宋体"/>
          <w:color w:val="000000"/>
          <w:kern w:val="0"/>
          <w:sz w:val="18"/>
          <w:szCs w:val="18"/>
        </w:rPr>
        <w:t>Brown R E, Line A J. Efficient High-Resolution Wake Modeling Using the Vorticity Transport Equation[J]. AIAA Journal</w:t>
      </w:r>
      <w:r w:rsidR="00BC7846" w:rsidRPr="000B78BB">
        <w:rPr>
          <w:rFonts w:ascii="宋体" w:hAnsi="宋体"/>
          <w:color w:val="000000"/>
          <w:kern w:val="0"/>
          <w:sz w:val="18"/>
          <w:szCs w:val="18"/>
        </w:rPr>
        <w:t>, 20</w:t>
      </w:r>
      <w:r w:rsidRPr="000B78BB">
        <w:rPr>
          <w:rFonts w:ascii="宋体" w:hAnsi="宋体"/>
          <w:color w:val="000000"/>
          <w:kern w:val="0"/>
          <w:sz w:val="18"/>
          <w:szCs w:val="18"/>
        </w:rPr>
        <w:t>05, 43(7): 1434-1443.</w:t>
      </w:r>
      <w:bookmarkEnd w:id="1110"/>
    </w:p>
    <w:p w14:paraId="78D7A55A"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[45] </w:t>
      </w:r>
      <w:bookmarkStart w:id="1111" w:name="_neb02D98548_6603_4A18_A72F_F0A42A4B06A8"/>
      <w:r w:rsidRPr="000B78BB">
        <w:rPr>
          <w:rFonts w:ascii="宋体" w:hAnsi="宋体"/>
          <w:color w:val="000000"/>
          <w:kern w:val="0"/>
          <w:sz w:val="18"/>
          <w:szCs w:val="18"/>
        </w:rPr>
        <w:t>Anderson Jr. J D. Fundamentals of Aerodynamics[M]. 6 ed. New York, United States: McGraw-Hill Education, 2017.</w:t>
      </w:r>
      <w:bookmarkEnd w:id="1111"/>
    </w:p>
    <w:p w14:paraId="03EF6CC7"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[46] </w:t>
      </w:r>
      <w:bookmarkStart w:id="1112" w:name="_neb9480D5BF_8866_47C0_888A_004B69C7BDAB"/>
      <w:r w:rsidRPr="000B78BB">
        <w:rPr>
          <w:rFonts w:ascii="宋体" w:hAnsi="宋体"/>
          <w:color w:val="000000"/>
          <w:kern w:val="0"/>
          <w:sz w:val="18"/>
          <w:szCs w:val="18"/>
        </w:rPr>
        <w:t>Roberts T W, Murman E M. Solution Method for a Hovering Helicopter Rotor using the Euler Equation[C]. Reno, Nevada, United States: American Institute of Aeronautics and Astronautics, Inc., 1985.</w:t>
      </w:r>
      <w:bookmarkEnd w:id="1112"/>
    </w:p>
    <w:p w14:paraId="132CC42B"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[47] </w:t>
      </w:r>
      <w:bookmarkStart w:id="1113" w:name="_neb8E327542_1A26_4B6C_9783_3E5A6D758754"/>
      <w:r w:rsidRPr="000B78BB">
        <w:rPr>
          <w:rFonts w:ascii="宋体" w:hAnsi="宋体" w:cs="宋体" w:hint="eastAsia"/>
          <w:color w:val="000000"/>
          <w:kern w:val="0"/>
          <w:sz w:val="18"/>
          <w:szCs w:val="18"/>
        </w:rPr>
        <w:t>曹义华，康凯</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旋翼桨叶绕流</w:t>
      </w:r>
      <w:r w:rsidRPr="000B78BB">
        <w:rPr>
          <w:rFonts w:ascii="宋体" w:hAnsi="宋体"/>
          <w:color w:val="000000"/>
          <w:kern w:val="0"/>
          <w:sz w:val="18"/>
          <w:szCs w:val="18"/>
        </w:rPr>
        <w:t>Euler</w:t>
      </w:r>
      <w:r w:rsidRPr="000B78BB">
        <w:rPr>
          <w:rFonts w:ascii="宋体" w:hAnsi="宋体" w:cs="宋体" w:hint="eastAsia"/>
          <w:color w:val="000000"/>
          <w:kern w:val="0"/>
          <w:sz w:val="18"/>
          <w:szCs w:val="18"/>
        </w:rPr>
        <w:t>方程数值模拟</w:t>
      </w:r>
      <w:r w:rsidRPr="000B78BB">
        <w:rPr>
          <w:rFonts w:ascii="宋体" w:hAnsi="宋体"/>
          <w:color w:val="000000"/>
          <w:kern w:val="0"/>
          <w:sz w:val="18"/>
          <w:szCs w:val="18"/>
        </w:rPr>
        <w:t xml:space="preserve">[J]. </w:t>
      </w:r>
      <w:r w:rsidRPr="000B78BB">
        <w:rPr>
          <w:rFonts w:ascii="宋体" w:hAnsi="宋体" w:cs="宋体" w:hint="eastAsia"/>
          <w:color w:val="000000"/>
          <w:kern w:val="0"/>
          <w:sz w:val="18"/>
          <w:szCs w:val="18"/>
        </w:rPr>
        <w:t>直升机技术</w:t>
      </w:r>
      <w:r w:rsidR="00BC7846" w:rsidRPr="000B78BB">
        <w:rPr>
          <w:rFonts w:ascii="宋体" w:hAnsi="宋体"/>
          <w:color w:val="000000"/>
          <w:kern w:val="0"/>
          <w:sz w:val="18"/>
          <w:szCs w:val="18"/>
        </w:rPr>
        <w:t>, 19</w:t>
      </w:r>
      <w:r w:rsidRPr="000B78BB">
        <w:rPr>
          <w:rFonts w:ascii="宋体" w:hAnsi="宋体"/>
          <w:color w:val="000000"/>
          <w:kern w:val="0"/>
          <w:sz w:val="18"/>
          <w:szCs w:val="18"/>
        </w:rPr>
        <w:t>98(2): 24-29.</w:t>
      </w:r>
    </w:p>
    <w:p w14:paraId="376E701A" w14:textId="77777777" w:rsidR="00840FFD" w:rsidRPr="000B78BB" w:rsidRDefault="0080249C" w:rsidP="008E047A">
      <w:pPr>
        <w:autoSpaceDE w:val="0"/>
        <w:autoSpaceDN w:val="0"/>
        <w:adjustRightInd w:val="0"/>
        <w:ind w:firstLineChars="0" w:firstLine="0"/>
        <w:rPr>
          <w:rFonts w:ascii="宋体" w:hAnsi="宋体"/>
          <w:color w:val="000000"/>
          <w:kern w:val="0"/>
          <w:sz w:val="18"/>
          <w:szCs w:val="18"/>
        </w:rPr>
      </w:pPr>
      <w:r w:rsidRPr="000B78BB">
        <w:rPr>
          <w:rFonts w:ascii="宋体" w:hAnsi="宋体"/>
          <w:color w:val="000000"/>
          <w:kern w:val="0"/>
          <w:sz w:val="18"/>
          <w:szCs w:val="18"/>
        </w:rPr>
        <w:t>Cao Yihua</w:t>
      </w:r>
      <w:r w:rsidRPr="000B78BB">
        <w:rPr>
          <w:rFonts w:ascii="宋体" w:hAnsi="宋体" w:hint="eastAsia"/>
          <w:color w:val="000000"/>
          <w:kern w:val="0"/>
          <w:sz w:val="18"/>
          <w:szCs w:val="18"/>
        </w:rPr>
        <w:t>，K</w:t>
      </w:r>
      <w:r w:rsidRPr="000B78BB">
        <w:rPr>
          <w:rFonts w:ascii="宋体" w:hAnsi="宋体"/>
          <w:color w:val="000000"/>
          <w:kern w:val="0"/>
          <w:sz w:val="18"/>
          <w:szCs w:val="18"/>
        </w:rPr>
        <w:t xml:space="preserve">ang Kai. Numerical simulation of the flowfield of a hovering rotor blade using </w:t>
      </w:r>
      <w:r w:rsidRPr="000B78BB">
        <w:rPr>
          <w:rFonts w:ascii="宋体" w:hAnsi="宋体"/>
          <w:color w:val="000000"/>
          <w:kern w:val="0"/>
          <w:sz w:val="18"/>
          <w:szCs w:val="18"/>
        </w:rPr>
        <w:t xml:space="preserve">Euler equations[J]. Helicopter Technology </w:t>
      </w:r>
      <w:r w:rsidR="00BC7846" w:rsidRPr="000B78BB">
        <w:rPr>
          <w:rFonts w:ascii="宋体" w:hAnsi="宋体"/>
          <w:color w:val="000000"/>
          <w:kern w:val="0"/>
          <w:sz w:val="18"/>
          <w:szCs w:val="18"/>
        </w:rPr>
        <w:t>, 19</w:t>
      </w:r>
      <w:r w:rsidRPr="000B78BB">
        <w:rPr>
          <w:rFonts w:ascii="宋体" w:hAnsi="宋体"/>
          <w:color w:val="000000"/>
          <w:kern w:val="0"/>
          <w:sz w:val="18"/>
          <w:szCs w:val="18"/>
        </w:rPr>
        <w:t>98(2): 24-29.</w:t>
      </w:r>
      <w:r w:rsidRPr="000B78BB">
        <w:rPr>
          <w:rFonts w:ascii="宋体" w:hAnsi="宋体" w:hint="eastAsia"/>
          <w:color w:val="000000"/>
          <w:kern w:val="0"/>
          <w:sz w:val="18"/>
          <w:szCs w:val="18"/>
        </w:rPr>
        <w:t xml:space="preserve"> (in Chinese)</w:t>
      </w:r>
      <w:bookmarkEnd w:id="1113"/>
    </w:p>
    <w:p w14:paraId="22CF5E0E"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[48] </w:t>
      </w:r>
      <w:bookmarkStart w:id="1114" w:name="_neb323A711E_3B3D_4489_B6AE_BCBA41F0A21E"/>
      <w:r w:rsidRPr="000B78BB">
        <w:rPr>
          <w:rFonts w:ascii="宋体" w:hAnsi="宋体" w:cs="宋体" w:hint="eastAsia"/>
          <w:color w:val="000000"/>
          <w:kern w:val="0"/>
          <w:sz w:val="18"/>
          <w:szCs w:val="18"/>
        </w:rPr>
        <w:t>曹义华，康凯</w:t>
      </w:r>
      <w:r w:rsidRPr="000B78BB">
        <w:rPr>
          <w:rFonts w:ascii="宋体" w:hAnsi="宋体"/>
          <w:color w:val="000000"/>
          <w:kern w:val="0"/>
          <w:sz w:val="18"/>
          <w:szCs w:val="18"/>
        </w:rPr>
        <w:t>. Euler</w:t>
      </w:r>
      <w:r w:rsidRPr="000B78BB">
        <w:rPr>
          <w:rFonts w:ascii="宋体" w:hAnsi="宋体" w:cs="宋体" w:hint="eastAsia"/>
          <w:color w:val="000000"/>
          <w:kern w:val="0"/>
          <w:sz w:val="18"/>
          <w:szCs w:val="18"/>
        </w:rPr>
        <w:t>方程数值模拟绕悬停旋翼桨叶的流动</w:t>
      </w:r>
      <w:r w:rsidRPr="000B78BB">
        <w:rPr>
          <w:rFonts w:ascii="宋体" w:hAnsi="宋体"/>
          <w:color w:val="000000"/>
          <w:kern w:val="0"/>
          <w:sz w:val="18"/>
          <w:szCs w:val="18"/>
        </w:rPr>
        <w:t xml:space="preserve">[J]. </w:t>
      </w:r>
      <w:r w:rsidRPr="000B78BB">
        <w:rPr>
          <w:rFonts w:ascii="宋体" w:hAnsi="宋体" w:cs="宋体" w:hint="eastAsia"/>
          <w:color w:val="000000"/>
          <w:kern w:val="0"/>
          <w:sz w:val="18"/>
          <w:szCs w:val="18"/>
        </w:rPr>
        <w:t>北京航空航天大学学报</w:t>
      </w:r>
      <w:r w:rsidR="00BC7846" w:rsidRPr="000B78BB">
        <w:rPr>
          <w:rFonts w:ascii="宋体" w:hAnsi="宋体"/>
          <w:color w:val="000000"/>
          <w:kern w:val="0"/>
          <w:sz w:val="18"/>
          <w:szCs w:val="18"/>
        </w:rPr>
        <w:t>, 19</w:t>
      </w:r>
      <w:r w:rsidRPr="000B78BB">
        <w:rPr>
          <w:rFonts w:ascii="宋体" w:hAnsi="宋体"/>
          <w:color w:val="000000"/>
          <w:kern w:val="0"/>
          <w:sz w:val="18"/>
          <w:szCs w:val="18"/>
        </w:rPr>
        <w:t>99, 25(1): 61-63.</w:t>
      </w:r>
    </w:p>
    <w:p w14:paraId="0857F2F1" w14:textId="77777777" w:rsidR="00840FFD" w:rsidRPr="000B78BB" w:rsidRDefault="00091D6B" w:rsidP="00091D6B">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Cao Yihua</w:t>
      </w:r>
      <w:r w:rsidRPr="000B78BB">
        <w:rPr>
          <w:rFonts w:ascii="宋体" w:hAnsi="宋体" w:hint="eastAsia"/>
          <w:color w:val="000000"/>
          <w:kern w:val="0"/>
          <w:sz w:val="18"/>
          <w:szCs w:val="18"/>
        </w:rPr>
        <w:t>，K</w:t>
      </w:r>
      <w:r w:rsidRPr="000B78BB">
        <w:rPr>
          <w:rFonts w:ascii="宋体" w:hAnsi="宋体"/>
          <w:color w:val="000000"/>
          <w:kern w:val="0"/>
          <w:sz w:val="18"/>
          <w:szCs w:val="18"/>
        </w:rPr>
        <w:t>ang Kai. Numerical simulation of flow around hoering rotor blade using Euler equations[J]. Journal of Beijing University of Aeronautics and Astronautics.1999, 25(1): 61-63.</w:t>
      </w:r>
      <w:r w:rsidRPr="000B78BB">
        <w:rPr>
          <w:rFonts w:ascii="宋体" w:hAnsi="宋体" w:hint="eastAsia"/>
          <w:color w:val="000000"/>
          <w:kern w:val="0"/>
          <w:sz w:val="18"/>
          <w:szCs w:val="18"/>
        </w:rPr>
        <w:t xml:space="preserve"> (in Chinese)</w:t>
      </w:r>
      <w:bookmarkEnd w:id="1114"/>
    </w:p>
    <w:p w14:paraId="310FAF57"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[49] </w:t>
      </w:r>
      <w:bookmarkStart w:id="1115" w:name="_neb3FCBDAE3_38AB_4870_90D2_74D7A63262FE"/>
      <w:r w:rsidRPr="000B78BB">
        <w:rPr>
          <w:rFonts w:ascii="宋体" w:hAnsi="宋体"/>
          <w:color w:val="000000"/>
          <w:kern w:val="0"/>
          <w:sz w:val="18"/>
          <w:szCs w:val="18"/>
        </w:rPr>
        <w:t>Whitehouse G R, Boschitsch A H, Quackenbush T R, et al. Novel Eulerian Vorticity Transport Wake Module for Rotorcraft Flow Analysis[C]. Virginia Beach, Virginia, United States: the American Helicopter Society International, Inc., 2007.</w:t>
      </w:r>
      <w:bookmarkEnd w:id="1115"/>
    </w:p>
    <w:p w14:paraId="41C66164"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[50] </w:t>
      </w:r>
      <w:bookmarkStart w:id="1116" w:name="_neb15F73395_D53B_47A0_AB81_96884D931195"/>
      <w:r w:rsidRPr="000B78BB">
        <w:rPr>
          <w:rFonts w:ascii="宋体" w:hAnsi="宋体"/>
          <w:color w:val="000000"/>
          <w:kern w:val="0"/>
          <w:sz w:val="18"/>
          <w:szCs w:val="18"/>
        </w:rPr>
        <w:t>Anusonti-Inthra P, Floros M. Coupled CFD and Particle Vortex Transport Method: Wing Performance and Wake Validations[C]. Seattle, Washington, United States: American Institute of Aeronautics and Astronautics, Inc., 2008.</w:t>
      </w:r>
      <w:bookmarkEnd w:id="1116"/>
    </w:p>
    <w:p w14:paraId="7293096C"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[51] </w:t>
      </w:r>
      <w:bookmarkStart w:id="1117" w:name="_neb7F6396A6_82B8_499F_A1A7_5F1993D70498"/>
      <w:r w:rsidRPr="000B78BB">
        <w:rPr>
          <w:rFonts w:ascii="宋体" w:hAnsi="宋体"/>
          <w:color w:val="000000"/>
          <w:kern w:val="0"/>
          <w:sz w:val="18"/>
          <w:szCs w:val="18"/>
        </w:rPr>
        <w:t>Kamkar S J. Mesh Adaption Strategies for Vortex-Dominated Flows[D]. Stanford, California, United States: Stanford University, 2011.</w:t>
      </w:r>
      <w:bookmarkEnd w:id="1117"/>
    </w:p>
    <w:p w14:paraId="0DDD7B1C"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[52] </w:t>
      </w:r>
      <w:bookmarkStart w:id="1118" w:name="_nebB0980777_3C28_4438_8F30_40E994A7E64D"/>
      <w:r w:rsidRPr="000B78BB">
        <w:rPr>
          <w:rFonts w:ascii="宋体" w:hAnsi="宋体"/>
          <w:color w:val="000000"/>
          <w:kern w:val="0"/>
          <w:sz w:val="18"/>
          <w:szCs w:val="18"/>
        </w:rPr>
        <w:t>Sankaran V, Wissink A, Datta A, et al. Overview of the Helios Version 2.0 Computational Platform for Rotorcraft Simulations[C]. Orlando, Florida, United States: American Institute of Aeronautics and Astronautics, Inc., 2011.</w:t>
      </w:r>
      <w:bookmarkEnd w:id="1118"/>
    </w:p>
    <w:p w14:paraId="04C892DA"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[53] </w:t>
      </w:r>
      <w:bookmarkStart w:id="1119" w:name="_nebD1043E1E_0C52_458A_8833_64C69F6A1CBF"/>
      <w:r w:rsidRPr="000B78BB">
        <w:rPr>
          <w:rFonts w:ascii="宋体" w:hAnsi="宋体"/>
          <w:color w:val="000000"/>
          <w:kern w:val="0"/>
          <w:sz w:val="18"/>
          <w:szCs w:val="18"/>
        </w:rPr>
        <w:t>Johnson W. Rotorcraft Aeromechanics[M]. New York, USA: Cambridge University Press, 2013.</w:t>
      </w:r>
      <w:bookmarkEnd w:id="1119"/>
    </w:p>
    <w:p w14:paraId="1DB67915"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[54] </w:t>
      </w:r>
      <w:bookmarkStart w:id="1120" w:name="_nebACF14DBF_7855_42B2_ADE3_D251FDF24490"/>
      <w:r w:rsidRPr="000B78BB">
        <w:rPr>
          <w:rFonts w:ascii="宋体" w:hAnsi="宋体" w:cs="宋体" w:hint="eastAsia"/>
          <w:color w:val="000000"/>
          <w:kern w:val="0"/>
          <w:sz w:val="18"/>
          <w:szCs w:val="18"/>
        </w:rPr>
        <w:t>童秉纲，尹协远，朱克勤</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涡运动理论</w:t>
      </w:r>
      <w:r w:rsidRPr="000B78BB">
        <w:rPr>
          <w:rFonts w:ascii="宋体" w:hAnsi="宋体"/>
          <w:color w:val="000000"/>
          <w:kern w:val="0"/>
          <w:sz w:val="18"/>
          <w:szCs w:val="18"/>
        </w:rPr>
        <w:t xml:space="preserve">[M]. </w:t>
      </w:r>
      <w:r w:rsidRPr="000B78BB">
        <w:rPr>
          <w:rFonts w:ascii="宋体" w:hAnsi="宋体" w:cs="宋体" w:hint="eastAsia"/>
          <w:color w:val="000000"/>
          <w:kern w:val="0"/>
          <w:sz w:val="18"/>
          <w:szCs w:val="18"/>
        </w:rPr>
        <w:t>合肥</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中国科学技术大学出版社</w:t>
      </w:r>
      <w:r w:rsidRPr="000B78BB">
        <w:rPr>
          <w:rFonts w:ascii="宋体" w:hAnsi="宋体"/>
          <w:color w:val="000000"/>
          <w:kern w:val="0"/>
          <w:sz w:val="18"/>
          <w:szCs w:val="18"/>
        </w:rPr>
        <w:t>, 2009.</w:t>
      </w:r>
    </w:p>
    <w:p w14:paraId="7C4FE3D5" w14:textId="77777777" w:rsidR="00840FFD" w:rsidRPr="000B78BB" w:rsidRDefault="009603BB" w:rsidP="008E047A">
      <w:pPr>
        <w:autoSpaceDE w:val="0"/>
        <w:autoSpaceDN w:val="0"/>
        <w:adjustRightInd w:val="0"/>
        <w:ind w:firstLineChars="0" w:firstLine="0"/>
        <w:rPr>
          <w:rFonts w:ascii="宋体" w:hAnsi="宋体"/>
          <w:color w:val="000000"/>
          <w:kern w:val="0"/>
          <w:sz w:val="18"/>
          <w:szCs w:val="18"/>
        </w:rPr>
      </w:pPr>
      <w:r w:rsidRPr="000B78BB">
        <w:rPr>
          <w:rFonts w:ascii="宋体" w:hAnsi="宋体"/>
          <w:color w:val="000000"/>
          <w:kern w:val="0"/>
          <w:sz w:val="18"/>
          <w:szCs w:val="18"/>
        </w:rPr>
        <w:t>Tong Binggang</w:t>
      </w:r>
      <w:r w:rsidRPr="000B78BB">
        <w:rPr>
          <w:rFonts w:ascii="宋体" w:hAnsi="宋体" w:hint="eastAsia"/>
          <w:color w:val="000000"/>
          <w:kern w:val="0"/>
          <w:sz w:val="18"/>
          <w:szCs w:val="18"/>
        </w:rPr>
        <w:t>，Y</w:t>
      </w:r>
      <w:r w:rsidRPr="000B78BB">
        <w:rPr>
          <w:rFonts w:ascii="宋体" w:hAnsi="宋体"/>
          <w:color w:val="000000"/>
          <w:kern w:val="0"/>
          <w:sz w:val="18"/>
          <w:szCs w:val="18"/>
        </w:rPr>
        <w:t>in Xieyuan</w:t>
      </w:r>
      <w:r w:rsidRPr="000B78BB">
        <w:rPr>
          <w:rFonts w:ascii="宋体" w:hAnsi="宋体" w:hint="eastAsia"/>
          <w:color w:val="000000"/>
          <w:kern w:val="0"/>
          <w:sz w:val="18"/>
          <w:szCs w:val="18"/>
        </w:rPr>
        <w:t>，Z</w:t>
      </w:r>
      <w:r w:rsidRPr="000B78BB">
        <w:rPr>
          <w:rFonts w:ascii="宋体" w:hAnsi="宋体"/>
          <w:color w:val="000000"/>
          <w:kern w:val="0"/>
          <w:sz w:val="18"/>
          <w:szCs w:val="18"/>
        </w:rPr>
        <w:t xml:space="preserve">hu Keqin. Theory of </w:t>
      </w:r>
      <w:r w:rsidR="002B0480">
        <w:rPr>
          <w:rFonts w:ascii="宋体" w:hAnsi="宋体"/>
          <w:color w:val="000000"/>
          <w:kern w:val="0"/>
          <w:sz w:val="18"/>
          <w:szCs w:val="18"/>
        </w:rPr>
        <w:t>V</w:t>
      </w:r>
      <w:r w:rsidRPr="000B78BB">
        <w:rPr>
          <w:rFonts w:ascii="宋体" w:hAnsi="宋体"/>
          <w:color w:val="000000"/>
          <w:kern w:val="0"/>
          <w:sz w:val="18"/>
          <w:szCs w:val="18"/>
        </w:rPr>
        <w:t xml:space="preserve">ortex </w:t>
      </w:r>
      <w:r w:rsidR="002B0480">
        <w:rPr>
          <w:rFonts w:ascii="宋体" w:hAnsi="宋体"/>
          <w:color w:val="000000"/>
          <w:kern w:val="0"/>
          <w:sz w:val="18"/>
          <w:szCs w:val="18"/>
        </w:rPr>
        <w:t>M</w:t>
      </w:r>
      <w:r w:rsidRPr="000B78BB">
        <w:rPr>
          <w:rFonts w:ascii="宋体" w:hAnsi="宋体"/>
          <w:color w:val="000000"/>
          <w:kern w:val="0"/>
          <w:sz w:val="18"/>
          <w:szCs w:val="18"/>
        </w:rPr>
        <w:t xml:space="preserve">otion[M]. </w:t>
      </w:r>
      <w:r w:rsidRPr="000B78BB">
        <w:rPr>
          <w:rFonts w:ascii="宋体" w:hAnsi="宋体" w:hint="eastAsia"/>
          <w:color w:val="000000"/>
          <w:kern w:val="0"/>
          <w:sz w:val="18"/>
          <w:szCs w:val="18"/>
        </w:rPr>
        <w:t>H</w:t>
      </w:r>
      <w:r w:rsidRPr="000B78BB">
        <w:rPr>
          <w:rFonts w:ascii="宋体" w:hAnsi="宋体"/>
          <w:color w:val="000000"/>
          <w:kern w:val="0"/>
          <w:sz w:val="18"/>
          <w:szCs w:val="18"/>
        </w:rPr>
        <w:t>efei: Press of University of Science and Technology of China, 2009.</w:t>
      </w:r>
      <w:r w:rsidRPr="000B78BB">
        <w:rPr>
          <w:rFonts w:ascii="宋体" w:hAnsi="宋体" w:hint="eastAsia"/>
          <w:color w:val="000000"/>
          <w:kern w:val="0"/>
          <w:sz w:val="18"/>
          <w:szCs w:val="18"/>
        </w:rPr>
        <w:t xml:space="preserve"> (in Chinese)</w:t>
      </w:r>
      <w:bookmarkEnd w:id="1120"/>
    </w:p>
    <w:p w14:paraId="1FE44DFA"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[55] </w:t>
      </w:r>
      <w:bookmarkStart w:id="1121" w:name="_nebD3FC275B_8EC5_4229_BA00_E116E8465619"/>
      <w:r w:rsidRPr="000B78BB">
        <w:rPr>
          <w:rFonts w:ascii="宋体" w:hAnsi="宋体"/>
          <w:color w:val="000000"/>
          <w:kern w:val="0"/>
          <w:sz w:val="18"/>
          <w:szCs w:val="18"/>
        </w:rPr>
        <w:t xml:space="preserve">Derby M R, Yamauchi G K. Design of 1/48th-Scale Models for Ship/Rotorcraft Interaction Studies[C]. Orlando, Florida, </w:t>
      </w:r>
      <w:r w:rsidRPr="000B78BB">
        <w:rPr>
          <w:rFonts w:ascii="宋体" w:hAnsi="宋体"/>
          <w:color w:val="000000"/>
          <w:kern w:val="0"/>
          <w:sz w:val="18"/>
          <w:szCs w:val="18"/>
        </w:rPr>
        <w:lastRenderedPageBreak/>
        <w:t>United States: American Institute of Aeronautics and Astronautics, Inc., 2003.</w:t>
      </w:r>
      <w:bookmarkEnd w:id="1121"/>
    </w:p>
    <w:p w14:paraId="1490435E"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[56] </w:t>
      </w:r>
      <w:bookmarkStart w:id="1122" w:name="_neb924ABC25_0F20_461C_A548_043832DB984E"/>
      <w:r w:rsidRPr="000B78BB">
        <w:rPr>
          <w:rFonts w:ascii="宋体" w:hAnsi="宋体"/>
          <w:color w:val="000000"/>
          <w:kern w:val="0"/>
          <w:sz w:val="18"/>
          <w:szCs w:val="18"/>
        </w:rPr>
        <w:t>Lamar J E. Modifying Ship Air-Wake Vortices for Aircraft Operations[R]. Hampton, Virginia, United States: NASA Langley Research Center, 2004.</w:t>
      </w:r>
      <w:bookmarkEnd w:id="1122"/>
    </w:p>
    <w:p w14:paraId="7D7534ED"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[57] </w:t>
      </w:r>
      <w:bookmarkStart w:id="1123" w:name="_neb17960980_D99C_4DD4_9151_C5FFED85C7F2"/>
      <w:r w:rsidRPr="000B78BB">
        <w:rPr>
          <w:rFonts w:ascii="宋体" w:hAnsi="宋体"/>
          <w:color w:val="000000"/>
          <w:kern w:val="0"/>
          <w:sz w:val="18"/>
          <w:szCs w:val="18"/>
        </w:rPr>
        <w:t>Lamar J E, Landman D, Swift R S, et al. Subscale Ship Airwake Studies Using Novel Vortex Flow Devices with Smoke, Laser-Vapor-Screen and Particle Image Velocimetry[R]. Hampton, Virginia, United States: NASA Langley Research Center, 2007.</w:t>
      </w:r>
      <w:bookmarkEnd w:id="1123"/>
    </w:p>
    <w:p w14:paraId="147C68C1"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[58] </w:t>
      </w:r>
      <w:bookmarkStart w:id="1124" w:name="_nebA20D8144_231D_41A3_AB5C_FF6F7A1D6DB2"/>
      <w:r w:rsidRPr="000B78BB">
        <w:rPr>
          <w:rFonts w:ascii="宋体" w:hAnsi="宋体"/>
          <w:color w:val="000000"/>
          <w:kern w:val="0"/>
          <w:sz w:val="18"/>
          <w:szCs w:val="18"/>
        </w:rPr>
        <w:t>Herry B, Vorst J V D. Towards the Impact of Flow Bi-Stability on the Launch and Recovery of Helicopters on Ships[C]. Virginia Beach, Virginia, United States: American Institute of Aeronautics and Astronautics, Inc., 2011.</w:t>
      </w:r>
      <w:bookmarkEnd w:id="1124"/>
    </w:p>
    <w:p w14:paraId="03CB62F3"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[59] </w:t>
      </w:r>
      <w:bookmarkStart w:id="1125" w:name="_neb5C8BFDA8_0821_4C64_A816_EDB4C6C6C674"/>
      <w:r w:rsidRPr="000B78BB">
        <w:rPr>
          <w:rFonts w:ascii="宋体" w:hAnsi="宋体"/>
          <w:color w:val="000000"/>
          <w:kern w:val="0"/>
          <w:sz w:val="18"/>
          <w:szCs w:val="18"/>
        </w:rPr>
        <w:t>Kääriä C H, Wang Y, Padfield G D, et al. Aerodynamic Loading Characteristics of a Model-Scale Helicopter in a Ship's Airwake[J]. Journal of Aircraft</w:t>
      </w:r>
      <w:r w:rsidR="00BC7846" w:rsidRPr="000B78BB">
        <w:rPr>
          <w:rFonts w:ascii="宋体" w:hAnsi="宋体"/>
          <w:color w:val="000000"/>
          <w:kern w:val="0"/>
          <w:sz w:val="18"/>
          <w:szCs w:val="18"/>
        </w:rPr>
        <w:t>, 20</w:t>
      </w:r>
      <w:r w:rsidRPr="000B78BB">
        <w:rPr>
          <w:rFonts w:ascii="宋体" w:hAnsi="宋体"/>
          <w:color w:val="000000"/>
          <w:kern w:val="0"/>
          <w:sz w:val="18"/>
          <w:szCs w:val="18"/>
        </w:rPr>
        <w:t>12, 49(5): 1271-1278.</w:t>
      </w:r>
      <w:bookmarkEnd w:id="1125"/>
    </w:p>
    <w:p w14:paraId="2C9FA58C"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[60] </w:t>
      </w:r>
      <w:bookmarkStart w:id="1126" w:name="_nebDFD69EE2_39B0_426F_9856_01DFCAA935DF"/>
      <w:r w:rsidRPr="000B78BB">
        <w:rPr>
          <w:rFonts w:ascii="宋体" w:hAnsi="宋体"/>
          <w:color w:val="000000"/>
          <w:kern w:val="0"/>
          <w:sz w:val="18"/>
          <w:szCs w:val="18"/>
        </w:rPr>
        <w:t>Friedman C, Duplessis J, Snyder M. Measurements of Dynamic Interface Between Ship and Helicopter Air Wakes[C]. Dallas, Texas, United States: American Institute of Aeronautics and Astronautics, Inc., 2015.</w:t>
      </w:r>
      <w:bookmarkEnd w:id="1126"/>
    </w:p>
    <w:p w14:paraId="039EB837"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[61] </w:t>
      </w:r>
      <w:bookmarkStart w:id="1127" w:name="_neb87D509BE_14E8_4BE8_B905_C46B97CFD78B"/>
      <w:r w:rsidRPr="000B78BB">
        <w:rPr>
          <w:rFonts w:ascii="宋体" w:hAnsi="宋体"/>
          <w:color w:val="000000"/>
          <w:kern w:val="0"/>
          <w:sz w:val="18"/>
          <w:szCs w:val="18"/>
        </w:rPr>
        <w:t>Landsberg A, Boris J, Sandberg W, et al. Analysis of the Nonlinear Coupling Effects of A Helicopter Downwash with an Unsteady Ship Airwake[C]. Reno, Nevada, United States: American Institute of Aeronautics and Astronautics, Inc., 1995.</w:t>
      </w:r>
      <w:bookmarkEnd w:id="1127"/>
    </w:p>
    <w:p w14:paraId="7B0DCCF9"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[62] </w:t>
      </w:r>
      <w:bookmarkStart w:id="1128" w:name="_neb6EA0A2C1_926C_4FE4_8CA2_C617F8F0A920"/>
      <w:r w:rsidRPr="000B78BB">
        <w:rPr>
          <w:rFonts w:ascii="宋体" w:hAnsi="宋体"/>
          <w:color w:val="000000"/>
          <w:kern w:val="0"/>
          <w:sz w:val="18"/>
          <w:szCs w:val="18"/>
        </w:rPr>
        <w:t>Muijden J V, Boelens O J, Vorst J V D, et al. Computational Ship Airwake Determination to Support Helicopter-Ship Dynamic Interface Assessment[C]. San Diego, California, United States: American Institute of Aeronautics and Astronautics, Inc., 2013.</w:t>
      </w:r>
      <w:bookmarkEnd w:id="1128"/>
    </w:p>
    <w:p w14:paraId="5B7D7919"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[63] </w:t>
      </w:r>
      <w:bookmarkStart w:id="1129" w:name="_neb87A26FA0_1FE6_4944_BBDB_B5BD2F7275CC"/>
      <w:r w:rsidRPr="000B78BB">
        <w:rPr>
          <w:rFonts w:ascii="宋体" w:hAnsi="宋体"/>
          <w:color w:val="000000"/>
          <w:kern w:val="0"/>
          <w:sz w:val="18"/>
          <w:szCs w:val="18"/>
        </w:rPr>
        <w:t>Crozon C, Steijl R, Barakos G N. Numerical Study of Helicopter Rotors in a Ship Airwake[J]. Journal of Aircraft</w:t>
      </w:r>
      <w:r w:rsidR="00BC7846" w:rsidRPr="000B78BB">
        <w:rPr>
          <w:rFonts w:ascii="宋体" w:hAnsi="宋体"/>
          <w:color w:val="000000"/>
          <w:kern w:val="0"/>
          <w:sz w:val="18"/>
          <w:szCs w:val="18"/>
        </w:rPr>
        <w:t>, 20</w:t>
      </w:r>
      <w:r w:rsidRPr="000B78BB">
        <w:rPr>
          <w:rFonts w:ascii="宋体" w:hAnsi="宋体"/>
          <w:color w:val="000000"/>
          <w:kern w:val="0"/>
          <w:sz w:val="18"/>
          <w:szCs w:val="18"/>
        </w:rPr>
        <w:t>14, 51(6): 1813-1832.</w:t>
      </w:r>
      <w:bookmarkEnd w:id="1129"/>
    </w:p>
    <w:p w14:paraId="779B8BAC"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[64] </w:t>
      </w:r>
      <w:bookmarkStart w:id="1130" w:name="_nebE9F5C935_8FDC_49C5_83D3_A317A6507852"/>
      <w:r w:rsidRPr="000B78BB">
        <w:rPr>
          <w:rFonts w:ascii="宋体" w:hAnsi="宋体"/>
          <w:color w:val="000000"/>
          <w:kern w:val="0"/>
          <w:sz w:val="18"/>
          <w:szCs w:val="18"/>
        </w:rPr>
        <w:t>He C, Lim M H, Chen W. Flight Fidelity Options to Enhance Rotorcraft/Ship Testing and Training[C]. Honolulu, Hawaii, United States: American Institute of Aeronautics and Astronautics, Inc., 2008.</w:t>
      </w:r>
      <w:bookmarkEnd w:id="1130"/>
    </w:p>
    <w:p w14:paraId="254A2C4A"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[65] </w:t>
      </w:r>
      <w:bookmarkStart w:id="1131" w:name="_neb9C74CA79_35EE_4248_BAD8_67B110BA07F6"/>
      <w:r w:rsidRPr="000B78BB">
        <w:rPr>
          <w:rFonts w:ascii="宋体" w:hAnsi="宋体"/>
          <w:color w:val="000000"/>
          <w:kern w:val="0"/>
          <w:sz w:val="18"/>
          <w:szCs w:val="18"/>
        </w:rPr>
        <w:t>Zhao J, Rajmohany N, He C. Physics-Based Rotorcraft/Ship Aerodynamic Interaction Modeling in Support of Real Time Flight Simulation[C]. Grapevine, Texas, United States: American Institute of Aeronautics and Astronautics, Inc., 2013.</w:t>
      </w:r>
      <w:bookmarkEnd w:id="1131"/>
    </w:p>
    <w:p w14:paraId="2991CE74"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[66] </w:t>
      </w:r>
      <w:bookmarkStart w:id="1132" w:name="_nebD54AD7E4_61BB_4DC6_B05E_2FE5CF872A7D"/>
      <w:r w:rsidRPr="000B78BB">
        <w:rPr>
          <w:rFonts w:ascii="宋体" w:hAnsi="宋体"/>
          <w:color w:val="000000"/>
          <w:kern w:val="0"/>
          <w:sz w:val="18"/>
          <w:szCs w:val="18"/>
        </w:rPr>
        <w:t>Wei F, Baitis E, William M. Analytical Modeling of SH-2F Helicopter Shipboard Operation[J]. Journal of Aircraft</w:t>
      </w:r>
      <w:r w:rsidR="00BC7846" w:rsidRPr="000B78BB">
        <w:rPr>
          <w:rFonts w:ascii="宋体" w:hAnsi="宋体"/>
          <w:color w:val="000000"/>
          <w:kern w:val="0"/>
          <w:sz w:val="18"/>
          <w:szCs w:val="18"/>
        </w:rPr>
        <w:t>, 19</w:t>
      </w:r>
      <w:r w:rsidRPr="000B78BB">
        <w:rPr>
          <w:rFonts w:ascii="宋体" w:hAnsi="宋体"/>
          <w:color w:val="000000"/>
          <w:kern w:val="0"/>
          <w:sz w:val="18"/>
          <w:szCs w:val="18"/>
        </w:rPr>
        <w:t>92, 29(5): 877-885.</w:t>
      </w:r>
      <w:bookmarkEnd w:id="1132"/>
    </w:p>
    <w:p w14:paraId="59A9FB20"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[67] </w:t>
      </w:r>
      <w:bookmarkStart w:id="1133" w:name="_neb4324D7EF_BDEC_4700_92FB_0585AA2147AE"/>
      <w:r w:rsidRPr="000B78BB">
        <w:rPr>
          <w:rFonts w:ascii="宋体" w:hAnsi="宋体"/>
          <w:color w:val="000000"/>
          <w:kern w:val="0"/>
          <w:sz w:val="18"/>
          <w:szCs w:val="18"/>
        </w:rPr>
        <w:t>Wall A. A Discrete Approach to Modelling Helicopter Blade Sailing[D]. Ottawa, Ontario, Canada: Carleton University, 2009.</w:t>
      </w:r>
      <w:bookmarkEnd w:id="1133"/>
    </w:p>
    <w:p w14:paraId="6913E34C"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[68] </w:t>
      </w:r>
      <w:bookmarkStart w:id="1134" w:name="_neb44A8DFF8_0D33_46EC_9188_A3F3C049038F"/>
      <w:r w:rsidRPr="000B78BB">
        <w:rPr>
          <w:rFonts w:ascii="宋体" w:hAnsi="宋体"/>
          <w:color w:val="000000"/>
          <w:kern w:val="0"/>
          <w:sz w:val="18"/>
          <w:szCs w:val="18"/>
        </w:rPr>
        <w:t>Jewell W, Clement W, Johns J. Realtime Piloted Simulation Investigation of Helicopter Flying Qualities During Approach and Landing on Nonaviation Ships[C]. Reno, Nevada, United States: American Institute of Aeronautics and Astronautics, Inc., 1986.</w:t>
      </w:r>
      <w:bookmarkEnd w:id="1134"/>
    </w:p>
    <w:p w14:paraId="3B03D14C"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[69] </w:t>
      </w:r>
      <w:bookmarkStart w:id="1135" w:name="_nebE516FCF3_38EC_46FC_A7D6_CE599E72BF2E"/>
      <w:r w:rsidRPr="000B78BB">
        <w:rPr>
          <w:rFonts w:ascii="宋体" w:hAnsi="宋体"/>
          <w:color w:val="000000"/>
          <w:kern w:val="0"/>
          <w:sz w:val="18"/>
          <w:szCs w:val="18"/>
        </w:rPr>
        <w:t>Clement W F, Gorder P J, Jewell W F. Development of a Real-Time Simulation of a Ship-Correlated Airwake Model Interfaced with a Rotorcraft Dynamic Model[C]. Hilton Head Island, South Carolina, United States: American Institute of Aeronautics and Astronautics, Inc., 1992.</w:t>
      </w:r>
      <w:bookmarkEnd w:id="1135"/>
    </w:p>
    <w:p w14:paraId="1C811FA9"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[70] </w:t>
      </w:r>
      <w:bookmarkStart w:id="1136" w:name="_neb45F27FB8_B938_4263_B5FF_F706A6DA3EF9"/>
      <w:r w:rsidRPr="000B78BB">
        <w:rPr>
          <w:rFonts w:ascii="宋体" w:hAnsi="宋体"/>
          <w:color w:val="000000"/>
          <w:kern w:val="0"/>
          <w:sz w:val="18"/>
          <w:szCs w:val="18"/>
        </w:rPr>
        <w:t>Zhang H, Prasad J V R, Mavris D N. Ship Airwake Effects on the Helicopter Rotor Aerodynamic Loads[C]. Scottsdale, Arizona, United States: American Institute of Aeronautics and Astronautics, Inc., 1994.</w:t>
      </w:r>
      <w:bookmarkEnd w:id="1136"/>
    </w:p>
    <w:p w14:paraId="20A86213"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[71] </w:t>
      </w:r>
      <w:bookmarkStart w:id="1137" w:name="_neb14D475BE_A824_4C80_B975_7A4159561046"/>
      <w:r w:rsidRPr="000B78BB">
        <w:rPr>
          <w:rFonts w:ascii="宋体" w:hAnsi="宋体"/>
          <w:color w:val="000000"/>
          <w:kern w:val="0"/>
          <w:sz w:val="18"/>
          <w:szCs w:val="18"/>
        </w:rPr>
        <w:t>Zhang H, Prasadt J V R, Sankar L N, et al. Ground Effect Simulation Model for Rotorcraft/Ship Interaction Study[C]. Baltimore, Maryland, United States: American Institute of Aeronautics and Astronautics, Inc., 1995.</w:t>
      </w:r>
      <w:bookmarkEnd w:id="1137"/>
    </w:p>
    <w:p w14:paraId="76C737E9"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[72] </w:t>
      </w:r>
      <w:bookmarkStart w:id="1138" w:name="_nebED752FD8_BBB9_4FB3_BE60_305C840D22A1"/>
      <w:r w:rsidRPr="000B78BB">
        <w:rPr>
          <w:rFonts w:ascii="宋体" w:hAnsi="宋体"/>
          <w:color w:val="000000"/>
          <w:kern w:val="0"/>
          <w:sz w:val="18"/>
          <w:szCs w:val="18"/>
        </w:rPr>
        <w:t xml:space="preserve">Bogstad M C, Ait-Ali-Yahia D, Metcalfe L, et al. CFD Ship Airwake Analysis for </w:t>
      </w:r>
      <w:r w:rsidRPr="000B78BB">
        <w:rPr>
          <w:rFonts w:ascii="宋体" w:hAnsi="宋体"/>
          <w:color w:val="000000"/>
          <w:kern w:val="0"/>
          <w:sz w:val="18"/>
          <w:szCs w:val="18"/>
        </w:rPr>
        <w:lastRenderedPageBreak/>
        <w:t>Helicopter Flight Simulators[C]. Reno, Nevada, United States: American Institute of Aeronautics and Astronautics, Inc., 1999.</w:t>
      </w:r>
      <w:bookmarkEnd w:id="1138"/>
    </w:p>
    <w:p w14:paraId="53B8CAA6"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[73] </w:t>
      </w:r>
      <w:bookmarkStart w:id="1139" w:name="_neb8C84BF52_860F_4191_A300_FCF2F1D04A0F"/>
      <w:r w:rsidRPr="000B78BB">
        <w:rPr>
          <w:rFonts w:ascii="宋体" w:hAnsi="宋体"/>
          <w:color w:val="000000"/>
          <w:kern w:val="0"/>
          <w:sz w:val="18"/>
          <w:szCs w:val="18"/>
        </w:rPr>
        <w:t>Bogstad M C, Habashi W G, Akel I, et al. Computational-Fluid-Dynamics Based Advanced Ship-Airwake Database for Helicopter Flight Simulators[J]. Journal of Aircraft</w:t>
      </w:r>
      <w:r w:rsidR="00BC7846" w:rsidRPr="000B78BB">
        <w:rPr>
          <w:rFonts w:ascii="宋体" w:hAnsi="宋体"/>
          <w:color w:val="000000"/>
          <w:kern w:val="0"/>
          <w:sz w:val="18"/>
          <w:szCs w:val="18"/>
        </w:rPr>
        <w:t>, 20</w:t>
      </w:r>
      <w:r w:rsidRPr="000B78BB">
        <w:rPr>
          <w:rFonts w:ascii="宋体" w:hAnsi="宋体"/>
          <w:color w:val="000000"/>
          <w:kern w:val="0"/>
          <w:sz w:val="18"/>
          <w:szCs w:val="18"/>
        </w:rPr>
        <w:t>02, 39(5): 830-838.</w:t>
      </w:r>
      <w:bookmarkEnd w:id="1139"/>
    </w:p>
    <w:p w14:paraId="73431672"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[74] </w:t>
      </w:r>
      <w:bookmarkStart w:id="1140" w:name="_neb762BEB61_32A5_4899_A2C5_988F9239FF7A"/>
      <w:r w:rsidRPr="000B78BB">
        <w:rPr>
          <w:rFonts w:ascii="宋体" w:hAnsi="宋体"/>
          <w:color w:val="000000"/>
          <w:kern w:val="0"/>
          <w:sz w:val="18"/>
          <w:szCs w:val="18"/>
        </w:rPr>
        <w:t>Zan S. Technical Comment on "Computational-Fluid-Dynamics Based Advanced Ship-Airwake Database for Helicopter Flight Simulation"[J]. Journal of Aircraft</w:t>
      </w:r>
      <w:r w:rsidR="00BC7846" w:rsidRPr="000B78BB">
        <w:rPr>
          <w:rFonts w:ascii="宋体" w:hAnsi="宋体"/>
          <w:color w:val="000000"/>
          <w:kern w:val="0"/>
          <w:sz w:val="18"/>
          <w:szCs w:val="18"/>
        </w:rPr>
        <w:t>, 20</w:t>
      </w:r>
      <w:r w:rsidRPr="000B78BB">
        <w:rPr>
          <w:rFonts w:ascii="宋体" w:hAnsi="宋体"/>
          <w:color w:val="000000"/>
          <w:kern w:val="0"/>
          <w:sz w:val="18"/>
          <w:szCs w:val="18"/>
        </w:rPr>
        <w:t>03, 40(5): 1007.</w:t>
      </w:r>
      <w:bookmarkEnd w:id="1140"/>
    </w:p>
    <w:p w14:paraId="6FC112F0"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[75] </w:t>
      </w:r>
      <w:bookmarkStart w:id="1141" w:name="_neb7C636F74_8002_41EB_B611_82F84F9342BF"/>
      <w:r w:rsidRPr="000B78BB">
        <w:rPr>
          <w:rFonts w:ascii="宋体" w:hAnsi="宋体"/>
          <w:color w:val="000000"/>
          <w:kern w:val="0"/>
          <w:sz w:val="18"/>
          <w:szCs w:val="18"/>
        </w:rPr>
        <w:t>Lee D, Horn J F, Sezer-Uzol N, et al. Simulation of Pilot Control Activity During Helicopter Shipboard Operations[C]. Austin, Texas, United States: American Institute of Aeronautics and Astronautics, Inc., 2003.</w:t>
      </w:r>
      <w:bookmarkEnd w:id="1141"/>
    </w:p>
    <w:p w14:paraId="5D008762"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[76] </w:t>
      </w:r>
      <w:bookmarkStart w:id="1142" w:name="_neb2EF88AAB_FEA6_4766_9FC7_02968AA873E3"/>
      <w:r w:rsidRPr="000B78BB">
        <w:rPr>
          <w:rFonts w:ascii="宋体" w:hAnsi="宋体"/>
          <w:color w:val="000000"/>
          <w:kern w:val="0"/>
          <w:sz w:val="18"/>
          <w:szCs w:val="18"/>
        </w:rPr>
        <w:t>Lee D, Sezer-Uzol N, Horn J F, et al. Simulation of Helicopter Shipboard Launch and Recovery with Time-Accurate Airwakes[J]. Journal of Aircraft</w:t>
      </w:r>
      <w:r w:rsidR="00BC7846" w:rsidRPr="000B78BB">
        <w:rPr>
          <w:rFonts w:ascii="宋体" w:hAnsi="宋体"/>
          <w:color w:val="000000"/>
          <w:kern w:val="0"/>
          <w:sz w:val="18"/>
          <w:szCs w:val="18"/>
        </w:rPr>
        <w:t>, 20</w:t>
      </w:r>
      <w:r w:rsidRPr="000B78BB">
        <w:rPr>
          <w:rFonts w:ascii="宋体" w:hAnsi="宋体"/>
          <w:color w:val="000000"/>
          <w:kern w:val="0"/>
          <w:sz w:val="18"/>
          <w:szCs w:val="18"/>
        </w:rPr>
        <w:t>05, 42(2): 448-461.</w:t>
      </w:r>
      <w:bookmarkEnd w:id="1142"/>
    </w:p>
    <w:p w14:paraId="7856A0BA"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[77] </w:t>
      </w:r>
      <w:bookmarkStart w:id="1143" w:name="_nebC09E6E6F_290C_462C_AD81_CB7CB0852B68"/>
      <w:r w:rsidRPr="000B78BB">
        <w:rPr>
          <w:rFonts w:ascii="宋体" w:hAnsi="宋体"/>
          <w:color w:val="000000"/>
          <w:kern w:val="0"/>
          <w:sz w:val="18"/>
          <w:szCs w:val="18"/>
        </w:rPr>
        <w:t>Lee D, Horn J F. Analysis of Pilot Workload in the Helicopter/Ship Dynamic Interface using Time-Accurate and Stochastic Ship Airwake Models[C]. Providence, Rhode Island, United States: American Institute of Aeronautics and Astronautics, Inc., 2004.</w:t>
      </w:r>
      <w:bookmarkEnd w:id="1143"/>
    </w:p>
    <w:p w14:paraId="2E60EF84"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[78] </w:t>
      </w:r>
      <w:bookmarkStart w:id="1144" w:name="_nebB80BFD45_BCBD_41E0_BDFF_788F1EF16E79"/>
      <w:r w:rsidRPr="000B78BB">
        <w:rPr>
          <w:rFonts w:ascii="宋体" w:hAnsi="宋体"/>
          <w:color w:val="000000"/>
          <w:kern w:val="0"/>
          <w:sz w:val="18"/>
          <w:szCs w:val="18"/>
        </w:rPr>
        <w:t>Hoydonck W R M V, Pavel M D. Investigation on the Simulation and Handling Qualities for Helicopter Operating near Ship Decks[C]. Keystone, Colorado, United States: American Institute of Aeronautics and Astronautics, Inc., 2006.</w:t>
      </w:r>
      <w:bookmarkEnd w:id="1144"/>
    </w:p>
    <w:p w14:paraId="57D15CD0"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[79] </w:t>
      </w:r>
      <w:bookmarkStart w:id="1145" w:name="_neb67C7023F_03F3_41B8_9C7B_3528DD710E79"/>
      <w:r w:rsidRPr="000B78BB">
        <w:rPr>
          <w:rFonts w:ascii="宋体" w:hAnsi="宋体"/>
          <w:color w:val="000000"/>
          <w:kern w:val="0"/>
          <w:sz w:val="18"/>
          <w:szCs w:val="18"/>
        </w:rPr>
        <w:t>Akinyanju T. Shipboard/Rotorcraft Simulation and Analysis[D]. Cincinnati, Ohio, United States: Union Institute and University, 2007.</w:t>
      </w:r>
      <w:bookmarkEnd w:id="1145"/>
    </w:p>
    <w:p w14:paraId="15E28ACE" w14:textId="77777777" w:rsidR="00840FFD" w:rsidRPr="000B78BB" w:rsidRDefault="00840FFD" w:rsidP="00EB4A03">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[80] </w:t>
      </w:r>
      <w:bookmarkStart w:id="1146" w:name="_neb684BD245_D3F9_489D_A229_69BA2DFD28C3"/>
      <w:r w:rsidRPr="000B78BB">
        <w:rPr>
          <w:rFonts w:ascii="宋体" w:hAnsi="宋体"/>
          <w:color w:val="000000"/>
          <w:kern w:val="0"/>
          <w:sz w:val="18"/>
          <w:szCs w:val="18"/>
        </w:rPr>
        <w:t>Forrest J S, Owen I, Padfield G D, et al. Ship-Helicopter Operating Limits Prediction Using Piloted Flight Simulation and Time-Accurate Airwakes[J]. Journal of Aircraft</w:t>
      </w:r>
      <w:r w:rsidR="00BC7846" w:rsidRPr="000B78BB">
        <w:rPr>
          <w:rFonts w:ascii="宋体" w:hAnsi="宋体"/>
          <w:color w:val="000000"/>
          <w:kern w:val="0"/>
          <w:sz w:val="18"/>
          <w:szCs w:val="18"/>
        </w:rPr>
        <w:t>, 20</w:t>
      </w:r>
      <w:r w:rsidRPr="000B78BB">
        <w:rPr>
          <w:rFonts w:ascii="宋体" w:hAnsi="宋体"/>
          <w:color w:val="000000"/>
          <w:kern w:val="0"/>
          <w:sz w:val="18"/>
          <w:szCs w:val="18"/>
        </w:rPr>
        <w:t>12, 49(4): 1020-1031.</w:t>
      </w:r>
      <w:bookmarkEnd w:id="1146"/>
    </w:p>
    <w:p w14:paraId="2EF3C240"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[8</w:t>
      </w:r>
      <w:r w:rsidR="00EB4A03">
        <w:rPr>
          <w:rFonts w:ascii="宋体" w:hAnsi="宋体"/>
          <w:color w:val="000000"/>
          <w:kern w:val="0"/>
          <w:sz w:val="18"/>
          <w:szCs w:val="18"/>
        </w:rPr>
        <w:t>1</w:t>
      </w:r>
      <w:r w:rsidRPr="000B78BB">
        <w:rPr>
          <w:rFonts w:ascii="宋体" w:hAnsi="宋体"/>
          <w:color w:val="000000"/>
          <w:kern w:val="0"/>
          <w:sz w:val="18"/>
          <w:szCs w:val="18"/>
        </w:rPr>
        <w:t xml:space="preserve">] </w:t>
      </w:r>
      <w:bookmarkStart w:id="1147" w:name="_neb6114A288_3D80_4FDB_BC4F_0C78E16BF9DD"/>
      <w:r w:rsidRPr="000B78BB">
        <w:rPr>
          <w:rFonts w:ascii="宋体" w:hAnsi="宋体"/>
          <w:color w:val="000000"/>
          <w:kern w:val="0"/>
          <w:sz w:val="18"/>
          <w:szCs w:val="18"/>
        </w:rPr>
        <w:t xml:space="preserve">Negrin M, Grunwald A J, Rosen A. </w:t>
      </w:r>
      <w:r w:rsidRPr="000B78BB">
        <w:rPr>
          <w:rFonts w:ascii="宋体" w:hAnsi="宋体"/>
          <w:color w:val="000000"/>
          <w:kern w:val="0"/>
          <w:sz w:val="18"/>
          <w:szCs w:val="18"/>
        </w:rPr>
        <w:t>Superimposed Perspective Visual Cues for Helicopter Hovering Above a Moving Ship Deck[J]. Journal of Guidance, Control, and Dynamics</w:t>
      </w:r>
      <w:r w:rsidR="00BC7846" w:rsidRPr="000B78BB">
        <w:rPr>
          <w:rFonts w:ascii="宋体" w:hAnsi="宋体"/>
          <w:color w:val="000000"/>
          <w:kern w:val="0"/>
          <w:sz w:val="18"/>
          <w:szCs w:val="18"/>
        </w:rPr>
        <w:t>, 19</w:t>
      </w:r>
      <w:r w:rsidRPr="000B78BB">
        <w:rPr>
          <w:rFonts w:ascii="宋体" w:hAnsi="宋体"/>
          <w:color w:val="000000"/>
          <w:kern w:val="0"/>
          <w:sz w:val="18"/>
          <w:szCs w:val="18"/>
        </w:rPr>
        <w:t>91, 14(3): 652-660.</w:t>
      </w:r>
      <w:bookmarkEnd w:id="1147"/>
    </w:p>
    <w:p w14:paraId="586FDAAE"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[8</w:t>
      </w:r>
      <w:r w:rsidR="00E255D1">
        <w:rPr>
          <w:rFonts w:ascii="宋体" w:hAnsi="宋体"/>
          <w:color w:val="000000"/>
          <w:kern w:val="0"/>
          <w:sz w:val="18"/>
          <w:szCs w:val="18"/>
        </w:rPr>
        <w:t>2</w:t>
      </w:r>
      <w:r w:rsidRPr="000B78BB">
        <w:rPr>
          <w:rFonts w:ascii="宋体" w:hAnsi="宋体"/>
          <w:color w:val="000000"/>
          <w:kern w:val="0"/>
          <w:sz w:val="18"/>
          <w:szCs w:val="18"/>
        </w:rPr>
        <w:t xml:space="preserve">] </w:t>
      </w:r>
      <w:bookmarkStart w:id="1148" w:name="_neb19527F98_1056_4917_9BC3_7C035EF39217"/>
      <w:r w:rsidRPr="000B78BB">
        <w:rPr>
          <w:rFonts w:ascii="宋体" w:hAnsi="宋体"/>
          <w:color w:val="000000"/>
          <w:kern w:val="0"/>
          <w:sz w:val="18"/>
          <w:szCs w:val="18"/>
        </w:rPr>
        <w:t>Hess R A. A Simplified Technique for Modeling Piloted Rotorcraft Operations Near Ships[C]. San Francisco, California, United States: American Institute of Aeronautics and Astronautics, Inc., 2005.</w:t>
      </w:r>
      <w:bookmarkEnd w:id="1148"/>
    </w:p>
    <w:p w14:paraId="56251F59"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[8</w:t>
      </w:r>
      <w:r w:rsidR="00E255D1">
        <w:rPr>
          <w:rFonts w:ascii="宋体" w:hAnsi="宋体"/>
          <w:color w:val="000000"/>
          <w:kern w:val="0"/>
          <w:sz w:val="18"/>
          <w:szCs w:val="18"/>
        </w:rPr>
        <w:t>3</w:t>
      </w:r>
      <w:r w:rsidRPr="000B78BB">
        <w:rPr>
          <w:rFonts w:ascii="宋体" w:hAnsi="宋体"/>
          <w:color w:val="000000"/>
          <w:kern w:val="0"/>
          <w:sz w:val="18"/>
          <w:szCs w:val="18"/>
        </w:rPr>
        <w:t xml:space="preserve">] </w:t>
      </w:r>
      <w:bookmarkStart w:id="1149" w:name="_neb79E99F17_F67F_402F_B298_8A4B901D8FCA"/>
      <w:r w:rsidRPr="000B78BB">
        <w:rPr>
          <w:rFonts w:ascii="宋体" w:hAnsi="宋体"/>
          <w:color w:val="000000"/>
          <w:kern w:val="0"/>
          <w:sz w:val="18"/>
          <w:szCs w:val="18"/>
        </w:rPr>
        <w:t>Ngo T D, Sultan C. Nonlinear Helicopter and Ship Models for Predictive Control of Ship Landing Operations[C]. National Harbor, Maryland, United States: American Institute of Aeronautics and Astronautics, Inc., 2014.</w:t>
      </w:r>
      <w:bookmarkEnd w:id="1149"/>
    </w:p>
    <w:p w14:paraId="693086E0"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[8</w:t>
      </w:r>
      <w:r w:rsidR="001B5F50">
        <w:rPr>
          <w:rFonts w:ascii="宋体" w:hAnsi="宋体"/>
          <w:color w:val="000000"/>
          <w:kern w:val="0"/>
          <w:sz w:val="18"/>
          <w:szCs w:val="18"/>
        </w:rPr>
        <w:t>4</w:t>
      </w:r>
      <w:r w:rsidRPr="000B78BB">
        <w:rPr>
          <w:rFonts w:ascii="宋体" w:hAnsi="宋体"/>
          <w:color w:val="000000"/>
          <w:kern w:val="0"/>
          <w:sz w:val="18"/>
          <w:szCs w:val="18"/>
        </w:rPr>
        <w:t xml:space="preserve">] </w:t>
      </w:r>
      <w:bookmarkStart w:id="1150" w:name="_nebB27C5AAC_B0A3_419D_859D_EF59B79306B9"/>
      <w:r w:rsidRPr="000B78BB">
        <w:rPr>
          <w:rFonts w:ascii="宋体" w:hAnsi="宋体" w:cs="宋体" w:hint="eastAsia"/>
          <w:color w:val="000000"/>
          <w:kern w:val="0"/>
          <w:sz w:val="18"/>
          <w:szCs w:val="18"/>
        </w:rPr>
        <w:t>战培国</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美国国家全尺寸空气动力设施进展综述</w:t>
      </w:r>
      <w:r w:rsidRPr="000B78BB">
        <w:rPr>
          <w:rFonts w:ascii="宋体" w:hAnsi="宋体"/>
          <w:color w:val="000000"/>
          <w:kern w:val="0"/>
          <w:sz w:val="18"/>
          <w:szCs w:val="18"/>
        </w:rPr>
        <w:t xml:space="preserve">[J]. </w:t>
      </w:r>
      <w:r w:rsidRPr="000B78BB">
        <w:rPr>
          <w:rFonts w:ascii="宋体" w:hAnsi="宋体" w:cs="宋体" w:hint="eastAsia"/>
          <w:color w:val="000000"/>
          <w:kern w:val="0"/>
          <w:sz w:val="18"/>
          <w:szCs w:val="18"/>
        </w:rPr>
        <w:t>航空科学技术</w:t>
      </w:r>
      <w:r w:rsidR="00BC7846" w:rsidRPr="000B78BB">
        <w:rPr>
          <w:rFonts w:ascii="宋体" w:hAnsi="宋体"/>
          <w:color w:val="000000"/>
          <w:kern w:val="0"/>
          <w:sz w:val="18"/>
          <w:szCs w:val="18"/>
        </w:rPr>
        <w:t>, 20</w:t>
      </w:r>
      <w:r w:rsidRPr="000B78BB">
        <w:rPr>
          <w:rFonts w:ascii="宋体" w:hAnsi="宋体"/>
          <w:color w:val="000000"/>
          <w:kern w:val="0"/>
          <w:sz w:val="18"/>
          <w:szCs w:val="18"/>
        </w:rPr>
        <w:t>21, 32(04): 1-7.</w:t>
      </w:r>
    </w:p>
    <w:bookmarkEnd w:id="1150"/>
    <w:p w14:paraId="05B32EA6" w14:textId="77777777" w:rsidR="00840FFD" w:rsidRPr="000B78BB" w:rsidRDefault="001F70D2" w:rsidP="008E047A">
      <w:pPr>
        <w:autoSpaceDE w:val="0"/>
        <w:autoSpaceDN w:val="0"/>
        <w:adjustRightInd w:val="0"/>
        <w:ind w:firstLineChars="0" w:firstLine="0"/>
        <w:rPr>
          <w:rFonts w:ascii="宋体" w:hAnsi="宋体"/>
          <w:color w:val="000000"/>
          <w:kern w:val="0"/>
          <w:sz w:val="18"/>
          <w:szCs w:val="18"/>
        </w:rPr>
      </w:pPr>
      <w:r w:rsidRPr="000B78BB">
        <w:rPr>
          <w:rFonts w:ascii="宋体" w:hAnsi="宋体"/>
          <w:color w:val="000000"/>
          <w:kern w:val="0"/>
          <w:sz w:val="18"/>
          <w:szCs w:val="18"/>
        </w:rPr>
        <w:t xml:space="preserve">Zhan Peiguo. Review of American national full-scale aerodynamics complex developments[J]. </w:t>
      </w:r>
      <w:r w:rsidR="005B1016" w:rsidRPr="000B78BB">
        <w:rPr>
          <w:rFonts w:ascii="宋体" w:hAnsi="宋体"/>
          <w:color w:val="000000"/>
          <w:kern w:val="0"/>
          <w:sz w:val="18"/>
          <w:szCs w:val="18"/>
        </w:rPr>
        <w:t>Aeronautical Science &amp; Technology</w:t>
      </w:r>
      <w:r w:rsidR="006B280A" w:rsidRPr="000B78BB">
        <w:rPr>
          <w:rFonts w:ascii="宋体" w:hAnsi="宋体"/>
          <w:color w:val="000000"/>
          <w:kern w:val="0"/>
          <w:sz w:val="18"/>
          <w:szCs w:val="18"/>
        </w:rPr>
        <w:t>,</w:t>
      </w:r>
      <w:r w:rsidRPr="000B78BB">
        <w:rPr>
          <w:rFonts w:ascii="宋体" w:hAnsi="宋体"/>
          <w:color w:val="000000"/>
          <w:kern w:val="0"/>
          <w:sz w:val="18"/>
          <w:szCs w:val="18"/>
        </w:rPr>
        <w:t xml:space="preserve"> 2021, 32(04): 1-7.</w:t>
      </w:r>
      <w:r w:rsidRPr="000B78BB">
        <w:rPr>
          <w:rFonts w:ascii="宋体" w:hAnsi="宋体" w:hint="eastAsia"/>
          <w:color w:val="000000"/>
          <w:kern w:val="0"/>
          <w:sz w:val="18"/>
          <w:szCs w:val="18"/>
        </w:rPr>
        <w:t xml:space="preserve"> (in Chinese)</w:t>
      </w:r>
    </w:p>
    <w:p w14:paraId="46113FAA"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[8</w:t>
      </w:r>
      <w:r w:rsidR="001B5F50">
        <w:rPr>
          <w:rFonts w:ascii="宋体" w:hAnsi="宋体"/>
          <w:color w:val="000000"/>
          <w:kern w:val="0"/>
          <w:sz w:val="18"/>
          <w:szCs w:val="18"/>
        </w:rPr>
        <w:t>5</w:t>
      </w:r>
      <w:r w:rsidRPr="000B78BB">
        <w:rPr>
          <w:rFonts w:ascii="宋体" w:hAnsi="宋体"/>
          <w:color w:val="000000"/>
          <w:kern w:val="0"/>
          <w:sz w:val="18"/>
          <w:szCs w:val="18"/>
        </w:rPr>
        <w:t xml:space="preserve">] </w:t>
      </w:r>
      <w:bookmarkStart w:id="1151" w:name="_neb185E0704_B405_4F83_9110_E5C613537E86"/>
      <w:r w:rsidRPr="000B78BB">
        <w:rPr>
          <w:rFonts w:ascii="宋体" w:hAnsi="宋体" w:cs="宋体" w:hint="eastAsia"/>
          <w:color w:val="000000"/>
          <w:kern w:val="0"/>
          <w:sz w:val="18"/>
          <w:szCs w:val="18"/>
        </w:rPr>
        <w:t>邓景辉</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直升机技术发展与展望</w:t>
      </w:r>
      <w:r w:rsidRPr="000B78BB">
        <w:rPr>
          <w:rFonts w:ascii="宋体" w:hAnsi="宋体"/>
          <w:color w:val="000000"/>
          <w:kern w:val="0"/>
          <w:sz w:val="18"/>
          <w:szCs w:val="18"/>
        </w:rPr>
        <w:t xml:space="preserve">[J]. </w:t>
      </w:r>
      <w:r w:rsidRPr="000B78BB">
        <w:rPr>
          <w:rFonts w:ascii="宋体" w:hAnsi="宋体" w:cs="宋体" w:hint="eastAsia"/>
          <w:color w:val="000000"/>
          <w:kern w:val="0"/>
          <w:sz w:val="18"/>
          <w:szCs w:val="18"/>
        </w:rPr>
        <w:t>航空科学技术</w:t>
      </w:r>
      <w:r w:rsidR="00BC7846" w:rsidRPr="000B78BB">
        <w:rPr>
          <w:rFonts w:ascii="宋体" w:hAnsi="宋体"/>
          <w:color w:val="000000"/>
          <w:kern w:val="0"/>
          <w:sz w:val="18"/>
          <w:szCs w:val="18"/>
        </w:rPr>
        <w:t>, 20</w:t>
      </w:r>
      <w:r w:rsidRPr="000B78BB">
        <w:rPr>
          <w:rFonts w:ascii="宋体" w:hAnsi="宋体"/>
          <w:color w:val="000000"/>
          <w:kern w:val="0"/>
          <w:sz w:val="18"/>
          <w:szCs w:val="18"/>
        </w:rPr>
        <w:t>21, 32(01): 10-16.</w:t>
      </w:r>
    </w:p>
    <w:bookmarkEnd w:id="1151"/>
    <w:p w14:paraId="1EC440CA" w14:textId="77777777" w:rsidR="00840FFD" w:rsidRPr="000B78BB" w:rsidRDefault="00D07345" w:rsidP="008E047A">
      <w:pPr>
        <w:autoSpaceDE w:val="0"/>
        <w:autoSpaceDN w:val="0"/>
        <w:adjustRightInd w:val="0"/>
        <w:ind w:firstLineChars="0" w:firstLine="0"/>
        <w:rPr>
          <w:rFonts w:ascii="宋体" w:hAnsi="宋体"/>
          <w:color w:val="000000"/>
          <w:kern w:val="0"/>
          <w:sz w:val="18"/>
          <w:szCs w:val="18"/>
        </w:rPr>
      </w:pPr>
      <w:r w:rsidRPr="00D07345">
        <w:rPr>
          <w:rFonts w:ascii="宋体" w:hAnsi="宋体"/>
          <w:color w:val="000000"/>
          <w:kern w:val="0"/>
          <w:sz w:val="18"/>
          <w:szCs w:val="18"/>
        </w:rPr>
        <w:t xml:space="preserve">Deng Jinghui. Development and prospect of helicopter technology[J]. </w:t>
      </w:r>
      <w:r w:rsidR="005B1016" w:rsidRPr="000B78BB">
        <w:rPr>
          <w:rFonts w:ascii="宋体" w:hAnsi="宋体"/>
          <w:color w:val="000000"/>
          <w:kern w:val="0"/>
          <w:sz w:val="18"/>
          <w:szCs w:val="18"/>
        </w:rPr>
        <w:t>Aeronautical Science &amp; Technology</w:t>
      </w:r>
      <w:r w:rsidR="006B280A" w:rsidRPr="000B78BB">
        <w:rPr>
          <w:rFonts w:ascii="宋体" w:hAnsi="宋体"/>
          <w:color w:val="000000"/>
          <w:kern w:val="0"/>
          <w:sz w:val="18"/>
          <w:szCs w:val="18"/>
        </w:rPr>
        <w:t>,</w:t>
      </w:r>
      <w:r w:rsidRPr="00D07345">
        <w:rPr>
          <w:rFonts w:ascii="宋体" w:hAnsi="宋体"/>
          <w:color w:val="000000"/>
          <w:kern w:val="0"/>
          <w:sz w:val="18"/>
          <w:szCs w:val="18"/>
        </w:rPr>
        <w:t xml:space="preserve"> 2021, 32(01): 10-16.</w:t>
      </w:r>
      <w:r w:rsidRPr="00D07345">
        <w:rPr>
          <w:rFonts w:ascii="宋体" w:hAnsi="宋体" w:hint="eastAsia"/>
          <w:color w:val="000000"/>
          <w:kern w:val="0"/>
          <w:sz w:val="18"/>
          <w:szCs w:val="18"/>
        </w:rPr>
        <w:t xml:space="preserve"> (in Chinese)</w:t>
      </w:r>
    </w:p>
    <w:p w14:paraId="69F64BAA"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[8</w:t>
      </w:r>
      <w:r w:rsidR="001B5F50">
        <w:rPr>
          <w:rFonts w:ascii="宋体" w:hAnsi="宋体"/>
          <w:color w:val="000000"/>
          <w:kern w:val="0"/>
          <w:sz w:val="18"/>
          <w:szCs w:val="18"/>
        </w:rPr>
        <w:t>6</w:t>
      </w:r>
      <w:r w:rsidRPr="000B78BB">
        <w:rPr>
          <w:rFonts w:ascii="宋体" w:hAnsi="宋体"/>
          <w:color w:val="000000"/>
          <w:kern w:val="0"/>
          <w:sz w:val="18"/>
          <w:szCs w:val="18"/>
        </w:rPr>
        <w:t xml:space="preserve">] </w:t>
      </w:r>
      <w:bookmarkStart w:id="1152" w:name="_nebC4F63C45_4BA2_453B_9DF6_64A25CE0EF9C"/>
      <w:r w:rsidRPr="000B78BB">
        <w:rPr>
          <w:rFonts w:ascii="宋体" w:hAnsi="宋体" w:cs="宋体" w:hint="eastAsia"/>
          <w:color w:val="000000"/>
          <w:kern w:val="0"/>
          <w:sz w:val="18"/>
          <w:szCs w:val="18"/>
        </w:rPr>
        <w:t>吴希明，张广林，牟晓伟</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中国直升机产业的现状及发展建议</w:t>
      </w:r>
      <w:r w:rsidRPr="000B78BB">
        <w:rPr>
          <w:rFonts w:ascii="宋体" w:hAnsi="宋体"/>
          <w:color w:val="000000"/>
          <w:kern w:val="0"/>
          <w:sz w:val="18"/>
          <w:szCs w:val="18"/>
        </w:rPr>
        <w:t xml:space="preserve">[J]. </w:t>
      </w:r>
      <w:r w:rsidRPr="000B78BB">
        <w:rPr>
          <w:rFonts w:ascii="宋体" w:hAnsi="宋体" w:cs="宋体" w:hint="eastAsia"/>
          <w:color w:val="000000"/>
          <w:kern w:val="0"/>
          <w:sz w:val="18"/>
          <w:szCs w:val="18"/>
        </w:rPr>
        <w:t>航空科学技术</w:t>
      </w:r>
      <w:r w:rsidR="00BC7846" w:rsidRPr="000B78BB">
        <w:rPr>
          <w:rFonts w:ascii="宋体" w:hAnsi="宋体"/>
          <w:color w:val="000000"/>
          <w:kern w:val="0"/>
          <w:sz w:val="18"/>
          <w:szCs w:val="18"/>
        </w:rPr>
        <w:t>, 20</w:t>
      </w:r>
      <w:r w:rsidRPr="000B78BB">
        <w:rPr>
          <w:rFonts w:ascii="宋体" w:hAnsi="宋体"/>
          <w:color w:val="000000"/>
          <w:kern w:val="0"/>
          <w:sz w:val="18"/>
          <w:szCs w:val="18"/>
        </w:rPr>
        <w:t>21, 32(01): 3-9.</w:t>
      </w:r>
    </w:p>
    <w:bookmarkEnd w:id="1152"/>
    <w:p w14:paraId="09E1E8EF" w14:textId="76FE5288" w:rsidR="000934A6" w:rsidRDefault="00D07345" w:rsidP="00D07345">
      <w:pPr>
        <w:autoSpaceDE w:val="0"/>
        <w:autoSpaceDN w:val="0"/>
        <w:adjustRightInd w:val="0"/>
        <w:ind w:firstLineChars="0" w:firstLine="0"/>
        <w:rPr>
          <w:ins w:id="1153" w:author="PVC" w:date="2022-07-18T10:12:00Z"/>
          <w:rFonts w:ascii="宋体" w:hAnsi="宋体"/>
          <w:color w:val="000000"/>
          <w:kern w:val="0"/>
          <w:sz w:val="18"/>
          <w:szCs w:val="18"/>
        </w:rPr>
      </w:pPr>
      <w:r w:rsidRPr="00D07345">
        <w:rPr>
          <w:rFonts w:ascii="宋体" w:hAnsi="宋体"/>
          <w:color w:val="000000"/>
          <w:kern w:val="0"/>
          <w:sz w:val="18"/>
          <w:szCs w:val="18"/>
        </w:rPr>
        <w:t>Wu Ximing</w:t>
      </w:r>
      <w:r w:rsidRPr="00D07345">
        <w:rPr>
          <w:rFonts w:ascii="宋体" w:hAnsi="宋体" w:hint="eastAsia"/>
          <w:color w:val="000000"/>
          <w:kern w:val="0"/>
          <w:sz w:val="18"/>
          <w:szCs w:val="18"/>
        </w:rPr>
        <w:t>，Z</w:t>
      </w:r>
      <w:r w:rsidRPr="00D07345">
        <w:rPr>
          <w:rFonts w:ascii="宋体" w:hAnsi="宋体"/>
          <w:color w:val="000000"/>
          <w:kern w:val="0"/>
          <w:sz w:val="18"/>
          <w:szCs w:val="18"/>
        </w:rPr>
        <w:t>hang Guanglin</w:t>
      </w:r>
      <w:r w:rsidRPr="00D07345">
        <w:rPr>
          <w:rFonts w:ascii="宋体" w:hAnsi="宋体" w:hint="eastAsia"/>
          <w:color w:val="000000"/>
          <w:kern w:val="0"/>
          <w:sz w:val="18"/>
          <w:szCs w:val="18"/>
        </w:rPr>
        <w:t>，M</w:t>
      </w:r>
      <w:r w:rsidRPr="00D07345">
        <w:rPr>
          <w:rFonts w:ascii="宋体" w:hAnsi="宋体"/>
          <w:color w:val="000000"/>
          <w:kern w:val="0"/>
          <w:sz w:val="18"/>
          <w:szCs w:val="18"/>
        </w:rPr>
        <w:t xml:space="preserve">ou Xiaowei. China helicopter industry status and development proposal[J]. </w:t>
      </w:r>
      <w:r w:rsidR="005B1016" w:rsidRPr="000B78BB">
        <w:rPr>
          <w:rFonts w:ascii="宋体" w:hAnsi="宋体"/>
          <w:color w:val="000000"/>
          <w:kern w:val="0"/>
          <w:sz w:val="18"/>
          <w:szCs w:val="18"/>
        </w:rPr>
        <w:t>Aeronautical Science &amp; Technology</w:t>
      </w:r>
      <w:r w:rsidR="006B280A" w:rsidRPr="000B78BB">
        <w:rPr>
          <w:rFonts w:ascii="宋体" w:hAnsi="宋体"/>
          <w:color w:val="000000"/>
          <w:kern w:val="0"/>
          <w:sz w:val="18"/>
          <w:szCs w:val="18"/>
        </w:rPr>
        <w:t>,</w:t>
      </w:r>
      <w:r w:rsidRPr="00D07345">
        <w:rPr>
          <w:rFonts w:ascii="宋体" w:hAnsi="宋体"/>
          <w:color w:val="000000"/>
          <w:kern w:val="0"/>
          <w:sz w:val="18"/>
          <w:szCs w:val="18"/>
        </w:rPr>
        <w:t xml:space="preserve"> 2021, 32(01): 3-9.</w:t>
      </w:r>
      <w:r w:rsidRPr="00D07345">
        <w:rPr>
          <w:rFonts w:ascii="宋体" w:hAnsi="宋体" w:hint="eastAsia"/>
          <w:color w:val="000000"/>
          <w:kern w:val="0"/>
          <w:sz w:val="18"/>
          <w:szCs w:val="18"/>
        </w:rPr>
        <w:t xml:space="preserve"> (in Chinese)</w:t>
      </w:r>
      <w:ins w:id="1154" w:author="PVC" w:date="2022-07-18T10:11:00Z">
        <w:r w:rsidR="000F2A90" w:rsidRPr="000F2A90">
          <w:rPr>
            <w:rFonts w:ascii="宋体" w:hAnsi="宋体"/>
            <w:color w:val="000000"/>
            <w:kern w:val="0"/>
            <w:sz w:val="18"/>
            <w:szCs w:val="18"/>
          </w:rPr>
          <w:t xml:space="preserve"> </w:t>
        </w:r>
      </w:ins>
    </w:p>
    <w:p w14:paraId="28C1A122" w14:textId="4C4FF69E" w:rsidR="00D07345" w:rsidRPr="00D07345" w:rsidRDefault="000934A6" w:rsidP="00D07345">
      <w:pPr>
        <w:autoSpaceDE w:val="0"/>
        <w:autoSpaceDN w:val="0"/>
        <w:adjustRightInd w:val="0"/>
        <w:ind w:firstLineChars="0" w:firstLine="0"/>
        <w:rPr>
          <w:rFonts w:ascii="宋体" w:hAnsi="宋体" w:hint="eastAsia"/>
          <w:color w:val="000000"/>
          <w:kern w:val="0"/>
          <w:sz w:val="18"/>
          <w:szCs w:val="18"/>
        </w:rPr>
      </w:pPr>
      <w:ins w:id="1155" w:author="PVC" w:date="2022-07-18T10:12:00Z">
        <w:r>
          <w:rPr>
            <w:rFonts w:ascii="宋体" w:hAnsi="宋体" w:hint="eastAsia"/>
            <w:color w:val="000000"/>
            <w:kern w:val="0"/>
            <w:sz w:val="18"/>
            <w:szCs w:val="18"/>
          </w:rPr>
          <w:t>[</w:t>
        </w:r>
        <w:r>
          <w:rPr>
            <w:rFonts w:ascii="宋体" w:hAnsi="宋体"/>
            <w:color w:val="000000"/>
            <w:kern w:val="0"/>
            <w:sz w:val="18"/>
            <w:szCs w:val="18"/>
          </w:rPr>
          <w:t>87]</w:t>
        </w:r>
      </w:ins>
      <w:ins w:id="1156" w:author="PVC" w:date="2022-07-18T10:13:00Z">
        <w:r>
          <w:rPr>
            <w:rFonts w:ascii="宋体" w:hAnsi="宋体"/>
            <w:color w:val="000000"/>
            <w:kern w:val="0"/>
            <w:sz w:val="18"/>
            <w:szCs w:val="18"/>
          </w:rPr>
          <w:t xml:space="preserve"> </w:t>
        </w:r>
        <w:r w:rsidRPr="000934A6">
          <w:rPr>
            <w:rFonts w:ascii="宋体" w:hAnsi="宋体"/>
            <w:color w:val="000000"/>
            <w:kern w:val="0"/>
            <w:sz w:val="18"/>
            <w:szCs w:val="18"/>
          </w:rPr>
          <w:t xml:space="preserve">Pei </w:t>
        </w:r>
      </w:ins>
      <w:ins w:id="1157" w:author="PVC" w:date="2022-07-18T10:28:00Z">
        <w:r w:rsidR="007E3963">
          <w:rPr>
            <w:rFonts w:ascii="宋体" w:hAnsi="宋体"/>
            <w:color w:val="000000"/>
            <w:kern w:val="0"/>
            <w:sz w:val="18"/>
            <w:szCs w:val="18"/>
          </w:rPr>
          <w:t>W</w:t>
        </w:r>
      </w:ins>
      <w:ins w:id="1158" w:author="PVC" w:date="2022-07-18T10:13:00Z">
        <w:r w:rsidRPr="000934A6">
          <w:rPr>
            <w:rFonts w:ascii="宋体" w:hAnsi="宋体"/>
            <w:color w:val="000000"/>
            <w:kern w:val="0"/>
            <w:sz w:val="18"/>
            <w:szCs w:val="18"/>
          </w:rPr>
          <w:t xml:space="preserve">, Jiang </w:t>
        </w:r>
      </w:ins>
      <w:ins w:id="1159" w:author="PVC" w:date="2022-07-18T10:28:00Z">
        <w:r w:rsidR="007E3963">
          <w:rPr>
            <w:rFonts w:ascii="宋体" w:hAnsi="宋体"/>
            <w:color w:val="000000"/>
            <w:kern w:val="0"/>
            <w:sz w:val="18"/>
            <w:szCs w:val="18"/>
          </w:rPr>
          <w:t>Y</w:t>
        </w:r>
      </w:ins>
      <w:ins w:id="1160" w:author="PVC" w:date="2022-07-18T10:13:00Z">
        <w:r w:rsidRPr="000934A6">
          <w:rPr>
            <w:rFonts w:ascii="宋体" w:hAnsi="宋体"/>
            <w:color w:val="000000"/>
            <w:kern w:val="0"/>
            <w:sz w:val="18"/>
            <w:szCs w:val="18"/>
          </w:rPr>
          <w:t xml:space="preserve"> and Li </w:t>
        </w:r>
      </w:ins>
      <w:ins w:id="1161" w:author="PVC" w:date="2022-07-18T10:28:00Z">
        <w:r w:rsidR="007E3963">
          <w:rPr>
            <w:rFonts w:ascii="宋体" w:hAnsi="宋体"/>
            <w:color w:val="000000"/>
            <w:kern w:val="0"/>
            <w:sz w:val="18"/>
            <w:szCs w:val="18"/>
          </w:rPr>
          <w:t>S</w:t>
        </w:r>
      </w:ins>
      <w:ins w:id="1162" w:author="PVC" w:date="2022-07-18T10:13:00Z">
        <w:r w:rsidRPr="000934A6">
          <w:rPr>
            <w:rFonts w:ascii="宋体" w:hAnsi="宋体"/>
            <w:color w:val="000000"/>
            <w:kern w:val="0"/>
            <w:sz w:val="18"/>
            <w:szCs w:val="18"/>
          </w:rPr>
          <w:t>. High-Order CFD Solvers on Three-Dimensional Unstructured Meshes: Parallel Implementation of RKDG Method with WENO Limiter and Momentum Sources. Aerospace, 2022, 9(7): 372</w:t>
        </w:r>
      </w:ins>
      <w:ins w:id="1163" w:author="PVC" w:date="2022-07-18T10:28:00Z">
        <w:r w:rsidR="00845992">
          <w:rPr>
            <w:rFonts w:ascii="宋体" w:hAnsi="宋体" w:hint="eastAsia"/>
            <w:color w:val="000000"/>
            <w:kern w:val="0"/>
            <w:sz w:val="18"/>
            <w:szCs w:val="18"/>
          </w:rPr>
          <w:t>.</w:t>
        </w:r>
      </w:ins>
    </w:p>
    <w:p w14:paraId="274F702B" w14:textId="77777777" w:rsidR="00E33665" w:rsidRDefault="00E33665" w:rsidP="008E047A">
      <w:pPr>
        <w:ind w:firstLineChars="0" w:firstLine="0"/>
        <w:rPr>
          <w:rFonts w:ascii="黑体" w:eastAsia="黑体" w:hAnsi="黑体" w:cs="黑体"/>
          <w:sz w:val="20"/>
          <w:szCs w:val="20"/>
        </w:rPr>
      </w:pPr>
      <w:r>
        <w:rPr>
          <w:sz w:val="18"/>
          <w:szCs w:val="18"/>
        </w:rPr>
        <w:fldChar w:fldCharType="end"/>
      </w:r>
    </w:p>
    <w:p w14:paraId="2D8EDACB" w14:textId="77777777" w:rsidR="00E33665" w:rsidRDefault="00E33665" w:rsidP="008E047A">
      <w:pPr>
        <w:ind w:firstLineChars="0" w:firstLine="0"/>
        <w:rPr>
          <w:sz w:val="18"/>
          <w:szCs w:val="18"/>
        </w:rPr>
      </w:pPr>
      <w:r>
        <w:rPr>
          <w:rFonts w:ascii="黑体" w:eastAsia="黑体" w:hAnsi="黑体" w:cs="黑体" w:hint="eastAsia"/>
          <w:sz w:val="18"/>
          <w:szCs w:val="18"/>
        </w:rPr>
        <w:t>作者简介：</w:t>
      </w:r>
    </w:p>
    <w:p w14:paraId="5C6C67EC" w14:textId="77777777" w:rsidR="00E33665" w:rsidRDefault="00E33665" w:rsidP="008E047A">
      <w:pPr>
        <w:ind w:firstLineChars="0" w:firstLine="0"/>
        <w:rPr>
          <w:rFonts w:ascii="宋体" w:hAnsi="宋体" w:cs="宋体"/>
          <w:sz w:val="18"/>
          <w:szCs w:val="18"/>
        </w:rPr>
      </w:pPr>
      <w:r>
        <w:rPr>
          <w:rFonts w:ascii="宋体" w:hAnsi="宋体" w:cs="宋体" w:hint="eastAsia"/>
          <w:sz w:val="18"/>
          <w:szCs w:val="18"/>
        </w:rPr>
        <w:t>李书（1965-） 男，博士，教授。主要研究方向：</w:t>
      </w:r>
      <w:r>
        <w:rPr>
          <w:rFonts w:hint="eastAsia"/>
          <w:sz w:val="18"/>
          <w:szCs w:val="18"/>
        </w:rPr>
        <w:t>飞行器结构优化设计、飞行器结构动力学</w:t>
      </w:r>
      <w:r>
        <w:rPr>
          <w:sz w:val="18"/>
          <w:szCs w:val="18"/>
        </w:rPr>
        <w:t>。</w:t>
      </w:r>
    </w:p>
    <w:p w14:paraId="45DBC231" w14:textId="77777777" w:rsidR="00E33665" w:rsidRDefault="00E33665" w:rsidP="008E047A">
      <w:pPr>
        <w:ind w:firstLineChars="0" w:firstLine="0"/>
        <w:rPr>
          <w:sz w:val="18"/>
          <w:szCs w:val="18"/>
        </w:rPr>
      </w:pPr>
      <w:r>
        <w:rPr>
          <w:sz w:val="18"/>
          <w:szCs w:val="18"/>
        </w:rPr>
        <w:t>Tel:</w:t>
      </w:r>
      <w:r>
        <w:t xml:space="preserve"> </w:t>
      </w:r>
      <w:r>
        <w:rPr>
          <w:sz w:val="18"/>
          <w:szCs w:val="18"/>
        </w:rPr>
        <w:t>010-82314622</w:t>
      </w:r>
    </w:p>
    <w:p w14:paraId="490D4727" w14:textId="6522372A" w:rsidR="00A96B80" w:rsidRDefault="00E33665" w:rsidP="00697164">
      <w:pPr>
        <w:ind w:firstLineChars="0" w:firstLine="0"/>
        <w:rPr>
          <w:rFonts w:hint="eastAsia"/>
          <w:sz w:val="18"/>
          <w:szCs w:val="18"/>
        </w:rPr>
        <w:sectPr w:rsidR="00A96B80">
          <w:type w:val="continuous"/>
          <w:pgSz w:w="11906" w:h="16838"/>
          <w:pgMar w:top="1440" w:right="1800" w:bottom="1440" w:left="1800" w:header="720" w:footer="720" w:gutter="0"/>
          <w:cols w:num="2" w:space="425" w:equalWidth="0">
            <w:col w:w="3940" w:space="425"/>
            <w:col w:w="3940"/>
          </w:cols>
          <w:docGrid w:type="lines" w:linePitch="312"/>
        </w:sectPr>
      </w:pPr>
      <w:r>
        <w:rPr>
          <w:sz w:val="18"/>
          <w:szCs w:val="18"/>
        </w:rPr>
        <w:t>Ema</w:t>
      </w:r>
      <w:r>
        <w:rPr>
          <w:rFonts w:hint="eastAsia"/>
          <w:sz w:val="18"/>
          <w:szCs w:val="18"/>
        </w:rPr>
        <w:t>i</w:t>
      </w:r>
      <w:r>
        <w:rPr>
          <w:sz w:val="18"/>
          <w:szCs w:val="18"/>
        </w:rPr>
        <w:t>l:</w:t>
      </w:r>
      <w:r>
        <w:t xml:space="preserve"> </w:t>
      </w:r>
      <w:r>
        <w:rPr>
          <w:sz w:val="18"/>
          <w:szCs w:val="18"/>
        </w:rPr>
        <w:t>lishu@buaa.edu.c</w:t>
      </w:r>
      <w:bookmarkStart w:id="1164" w:name="_Ref105966316"/>
      <w:bookmarkStart w:id="1165" w:name="_Ref105966296"/>
      <w:r w:rsidR="00697164">
        <w:rPr>
          <w:sz w:val="18"/>
          <w:szCs w:val="18"/>
        </w:rPr>
        <w:t>n</w:t>
      </w:r>
    </w:p>
    <w:bookmarkEnd w:id="1164"/>
    <w:bookmarkEnd w:id="1165"/>
    <w:p w14:paraId="5CA15D1D" w14:textId="19DCE070" w:rsidR="00E33665" w:rsidRDefault="00E33665" w:rsidP="008E047A">
      <w:pPr>
        <w:widowControl/>
        <w:ind w:firstLineChars="0" w:firstLine="0"/>
        <w:jc w:val="left"/>
        <w:sectPr w:rsidR="00E33665" w:rsidSect="00684A05">
          <w:type w:val="continuous"/>
          <w:pgSz w:w="11906" w:h="16838"/>
          <w:pgMar w:top="1440" w:right="1800" w:bottom="1440" w:left="1800" w:header="720" w:footer="720" w:gutter="0"/>
          <w:cols w:num="2" w:space="425"/>
          <w:docGrid w:type="lines" w:linePitch="312"/>
        </w:sectPr>
      </w:pPr>
    </w:p>
    <w:p w14:paraId="357E1646" w14:textId="77777777" w:rsidR="008D0688" w:rsidRDefault="008D0688" w:rsidP="00485BBF">
      <w:pPr>
        <w:spacing w:beforeLines="200" w:before="624" w:line="300" w:lineRule="exact"/>
        <w:ind w:firstLineChars="0" w:firstLine="0"/>
        <w:rPr>
          <w:b/>
          <w:bCs/>
          <w:color w:val="0000FF"/>
          <w:sz w:val="28"/>
          <w:szCs w:val="28"/>
        </w:rPr>
      </w:pPr>
      <w:r>
        <w:rPr>
          <w:b/>
          <w:bCs/>
          <w:sz w:val="28"/>
          <w:szCs w:val="28"/>
        </w:rPr>
        <w:lastRenderedPageBreak/>
        <w:t xml:space="preserve">Shipborne Helicopter </w:t>
      </w:r>
      <w:bookmarkStart w:id="1166" w:name="_GoBack"/>
      <w:r>
        <w:rPr>
          <w:b/>
          <w:bCs/>
          <w:sz w:val="28"/>
          <w:szCs w:val="28"/>
        </w:rPr>
        <w:t xml:space="preserve">Aerodynamics </w:t>
      </w:r>
      <w:bookmarkEnd w:id="1166"/>
      <w:r>
        <w:rPr>
          <w:b/>
          <w:bCs/>
          <w:sz w:val="28"/>
          <w:szCs w:val="28"/>
        </w:rPr>
        <w:t xml:space="preserve">and </w:t>
      </w:r>
      <w:r>
        <w:rPr>
          <w:rFonts w:hint="eastAsia"/>
          <w:b/>
          <w:bCs/>
          <w:sz w:val="28"/>
          <w:szCs w:val="28"/>
        </w:rPr>
        <w:t>the Status of Its</w:t>
      </w:r>
      <w:r>
        <w:rPr>
          <w:b/>
          <w:bCs/>
          <w:sz w:val="28"/>
          <w:szCs w:val="28"/>
        </w:rPr>
        <w:t xml:space="preserve"> Application</w:t>
      </w:r>
      <w:r>
        <w:rPr>
          <w:rFonts w:hint="eastAsia"/>
          <w:b/>
          <w:bCs/>
          <w:sz w:val="28"/>
          <w:szCs w:val="28"/>
        </w:rPr>
        <w:t>s</w:t>
      </w:r>
    </w:p>
    <w:p w14:paraId="4129551E" w14:textId="77777777" w:rsidR="008A3DBA" w:rsidRDefault="004F4040" w:rsidP="008A3DBA">
      <w:pPr>
        <w:pStyle w:val="3"/>
        <w:spacing w:beforeLines="100" w:before="312" w:after="0" w:line="300" w:lineRule="exact"/>
        <w:jc w:val="center"/>
        <w:rPr>
          <w:b w:val="0"/>
          <w:bCs w:val="0"/>
          <w:color w:val="0000FF"/>
          <w:szCs w:val="21"/>
        </w:rPr>
      </w:pPr>
      <w:r w:rsidRPr="004F4040">
        <w:rPr>
          <w:rFonts w:hint="eastAsia"/>
          <w:b w:val="0"/>
          <w:bCs w:val="0"/>
          <w:szCs w:val="21"/>
        </w:rPr>
        <w:t>Pei</w:t>
      </w:r>
      <w:r w:rsidRPr="004F4040">
        <w:rPr>
          <w:b w:val="0"/>
          <w:bCs w:val="0"/>
          <w:szCs w:val="21"/>
        </w:rPr>
        <w:t xml:space="preserve"> </w:t>
      </w:r>
      <w:r w:rsidRPr="004F4040">
        <w:rPr>
          <w:rFonts w:hint="eastAsia"/>
          <w:b w:val="0"/>
          <w:bCs w:val="0"/>
          <w:szCs w:val="21"/>
        </w:rPr>
        <w:t>Weicheng</w:t>
      </w:r>
      <w:r w:rsidRPr="004F4040">
        <w:rPr>
          <w:b w:val="0"/>
          <w:bCs w:val="0"/>
          <w:szCs w:val="21"/>
          <w:vertAlign w:val="superscript"/>
        </w:rPr>
        <w:t>1</w:t>
      </w:r>
      <w:r w:rsidRPr="004F4040">
        <w:rPr>
          <w:rFonts w:hint="eastAsia"/>
          <w:b w:val="0"/>
          <w:bCs w:val="0"/>
          <w:szCs w:val="21"/>
        </w:rPr>
        <w:t>, Liu</w:t>
      </w:r>
      <w:r w:rsidRPr="004F4040">
        <w:rPr>
          <w:b w:val="0"/>
          <w:bCs w:val="0"/>
          <w:szCs w:val="21"/>
        </w:rPr>
        <w:t xml:space="preserve"> </w:t>
      </w:r>
      <w:r w:rsidRPr="004F4040">
        <w:rPr>
          <w:rFonts w:hint="eastAsia"/>
          <w:b w:val="0"/>
          <w:bCs w:val="0"/>
          <w:szCs w:val="21"/>
        </w:rPr>
        <w:t>Chang</w:t>
      </w:r>
      <w:r w:rsidRPr="004F4040">
        <w:rPr>
          <w:rFonts w:hint="eastAsia"/>
          <w:b w:val="0"/>
          <w:bCs w:val="0"/>
          <w:szCs w:val="21"/>
          <w:vertAlign w:val="superscript"/>
        </w:rPr>
        <w:t>1</w:t>
      </w:r>
      <w:r w:rsidRPr="004F4040">
        <w:rPr>
          <w:b w:val="0"/>
          <w:bCs w:val="0"/>
          <w:szCs w:val="21"/>
        </w:rPr>
        <w:t>,</w:t>
      </w:r>
      <w:r w:rsidRPr="004F4040">
        <w:rPr>
          <w:rFonts w:hint="eastAsia"/>
          <w:b w:val="0"/>
          <w:bCs w:val="0"/>
          <w:szCs w:val="21"/>
        </w:rPr>
        <w:t xml:space="preserve"> Cai</w:t>
      </w:r>
      <w:r w:rsidRPr="004F4040">
        <w:rPr>
          <w:b w:val="0"/>
          <w:bCs w:val="0"/>
          <w:szCs w:val="21"/>
        </w:rPr>
        <w:t xml:space="preserve"> Yujie</w:t>
      </w:r>
      <w:r w:rsidRPr="004F4040">
        <w:rPr>
          <w:b w:val="0"/>
          <w:bCs w:val="0"/>
          <w:szCs w:val="21"/>
          <w:vertAlign w:val="superscript"/>
        </w:rPr>
        <w:t>2</w:t>
      </w:r>
      <w:r w:rsidRPr="004F4040">
        <w:rPr>
          <w:b w:val="0"/>
          <w:bCs w:val="0"/>
          <w:szCs w:val="21"/>
        </w:rPr>
        <w:t xml:space="preserve">, </w:t>
      </w:r>
      <w:r w:rsidRPr="004F4040">
        <w:rPr>
          <w:rFonts w:hint="eastAsia"/>
          <w:b w:val="0"/>
          <w:bCs w:val="0"/>
          <w:szCs w:val="21"/>
        </w:rPr>
        <w:t>Li</w:t>
      </w:r>
      <w:r w:rsidRPr="004F4040">
        <w:rPr>
          <w:b w:val="0"/>
          <w:bCs w:val="0"/>
          <w:szCs w:val="21"/>
        </w:rPr>
        <w:t xml:space="preserve"> </w:t>
      </w:r>
      <w:r w:rsidRPr="004F4040">
        <w:rPr>
          <w:rFonts w:hint="eastAsia"/>
          <w:b w:val="0"/>
          <w:bCs w:val="0"/>
          <w:szCs w:val="21"/>
        </w:rPr>
        <w:t>Shu</w:t>
      </w:r>
      <w:r w:rsidRPr="004F4040">
        <w:rPr>
          <w:b w:val="0"/>
          <w:bCs w:val="0"/>
          <w:szCs w:val="21"/>
          <w:vertAlign w:val="superscript"/>
        </w:rPr>
        <w:t>1</w:t>
      </w:r>
      <w:r w:rsidRPr="004F4040">
        <w:rPr>
          <w:rFonts w:hint="eastAsia"/>
          <w:b w:val="0"/>
          <w:bCs w:val="0"/>
          <w:szCs w:val="21"/>
          <w:vertAlign w:val="superscript"/>
        </w:rPr>
        <w:t>,</w:t>
      </w:r>
      <w:proofErr w:type="gramStart"/>
      <w:r w:rsidRPr="004F4040">
        <w:rPr>
          <w:b w:val="0"/>
          <w:bCs w:val="0"/>
          <w:szCs w:val="21"/>
          <w:vertAlign w:val="superscript"/>
        </w:rPr>
        <w:t>3</w:t>
      </w:r>
      <w:r w:rsidRPr="004F4040">
        <w:rPr>
          <w:rFonts w:hint="eastAsia"/>
          <w:b w:val="0"/>
          <w:bCs w:val="0"/>
          <w:szCs w:val="21"/>
          <w:vertAlign w:val="superscript"/>
        </w:rPr>
        <w:t>,*</w:t>
      </w:r>
      <w:proofErr w:type="gramEnd"/>
    </w:p>
    <w:p w14:paraId="69B349FF" w14:textId="77777777" w:rsidR="00C10FCE" w:rsidRPr="00C10FCE" w:rsidRDefault="00C10FCE" w:rsidP="00C10FCE">
      <w:pPr>
        <w:widowControl/>
        <w:spacing w:beforeLines="50" w:before="156" w:line="300" w:lineRule="exact"/>
        <w:ind w:right="454" w:firstLineChars="0" w:firstLine="0"/>
        <w:outlineLvl w:val="2"/>
        <w:rPr>
          <w:i/>
          <w:iCs/>
          <w:sz w:val="18"/>
          <w:szCs w:val="18"/>
        </w:rPr>
      </w:pPr>
      <w:r w:rsidRPr="00C10FCE">
        <w:rPr>
          <w:i/>
          <w:iCs/>
          <w:sz w:val="18"/>
          <w:szCs w:val="18"/>
        </w:rPr>
        <w:t>1</w:t>
      </w:r>
      <w:r w:rsidRPr="00C10FCE">
        <w:rPr>
          <w:rFonts w:hint="eastAsia"/>
          <w:i/>
          <w:iCs/>
          <w:sz w:val="18"/>
          <w:szCs w:val="18"/>
        </w:rPr>
        <w:t xml:space="preserve">. </w:t>
      </w:r>
      <w:r w:rsidRPr="00C10FCE">
        <w:rPr>
          <w:i/>
          <w:iCs/>
          <w:sz w:val="18"/>
          <w:szCs w:val="18"/>
        </w:rPr>
        <w:t>School of Aeronautic Science and Engineerin</w:t>
      </w:r>
      <w:r w:rsidRPr="00C10FCE">
        <w:rPr>
          <w:rFonts w:hint="eastAsia"/>
          <w:i/>
          <w:iCs/>
          <w:sz w:val="18"/>
          <w:szCs w:val="18"/>
        </w:rPr>
        <w:t>g</w:t>
      </w:r>
      <w:r w:rsidRPr="00C10FCE">
        <w:rPr>
          <w:i/>
          <w:iCs/>
          <w:sz w:val="18"/>
          <w:szCs w:val="18"/>
        </w:rPr>
        <w:t xml:space="preserve">, </w:t>
      </w:r>
      <w:proofErr w:type="spellStart"/>
      <w:r w:rsidRPr="00C10FCE">
        <w:rPr>
          <w:i/>
          <w:iCs/>
          <w:sz w:val="18"/>
          <w:szCs w:val="18"/>
        </w:rPr>
        <w:t>Beihang</w:t>
      </w:r>
      <w:proofErr w:type="spellEnd"/>
      <w:r w:rsidRPr="00C10FCE">
        <w:rPr>
          <w:i/>
          <w:iCs/>
          <w:sz w:val="18"/>
          <w:szCs w:val="18"/>
        </w:rPr>
        <w:t xml:space="preserve"> University,</w:t>
      </w:r>
      <w:r w:rsidRPr="00C10FCE">
        <w:rPr>
          <w:rFonts w:hint="eastAsia"/>
          <w:i/>
          <w:iCs/>
          <w:sz w:val="18"/>
          <w:szCs w:val="18"/>
        </w:rPr>
        <w:t xml:space="preserve"> Beijing</w:t>
      </w:r>
      <w:r w:rsidRPr="00C10FCE">
        <w:rPr>
          <w:i/>
          <w:iCs/>
          <w:sz w:val="18"/>
          <w:szCs w:val="18"/>
        </w:rPr>
        <w:t xml:space="preserve"> </w:t>
      </w:r>
      <w:r w:rsidRPr="00C10FCE">
        <w:rPr>
          <w:rFonts w:hint="eastAsia"/>
          <w:i/>
          <w:iCs/>
          <w:sz w:val="18"/>
          <w:szCs w:val="18"/>
        </w:rPr>
        <w:t>100191</w:t>
      </w:r>
      <w:r w:rsidRPr="00C10FCE">
        <w:rPr>
          <w:i/>
          <w:iCs/>
          <w:sz w:val="18"/>
          <w:szCs w:val="18"/>
        </w:rPr>
        <w:t>, China</w:t>
      </w:r>
    </w:p>
    <w:p w14:paraId="1E2A9D45" w14:textId="77777777" w:rsidR="00332A39" w:rsidRPr="00272ACE" w:rsidRDefault="00C10FCE" w:rsidP="00272ACE">
      <w:pPr>
        <w:ind w:firstLineChars="0" w:firstLine="0"/>
        <w:rPr>
          <w:i/>
          <w:iCs/>
          <w:sz w:val="18"/>
          <w:szCs w:val="18"/>
        </w:rPr>
      </w:pPr>
      <w:r w:rsidRPr="00272ACE">
        <w:rPr>
          <w:i/>
          <w:iCs/>
          <w:sz w:val="18"/>
          <w:szCs w:val="18"/>
        </w:rPr>
        <w:t>2</w:t>
      </w:r>
      <w:r w:rsidRPr="00272ACE">
        <w:rPr>
          <w:rFonts w:hint="eastAsia"/>
          <w:i/>
          <w:iCs/>
          <w:sz w:val="18"/>
          <w:szCs w:val="18"/>
        </w:rPr>
        <w:t xml:space="preserve">. </w:t>
      </w:r>
      <w:r w:rsidR="00253451" w:rsidRPr="00272ACE">
        <w:rPr>
          <w:rFonts w:hint="eastAsia"/>
          <w:i/>
          <w:iCs/>
          <w:sz w:val="18"/>
          <w:szCs w:val="18"/>
        </w:rPr>
        <w:t>Shanghai Electro-Mechanical Engineering Institute</w:t>
      </w:r>
      <w:r w:rsidR="00253451" w:rsidRPr="00272ACE">
        <w:rPr>
          <w:i/>
          <w:iCs/>
          <w:sz w:val="18"/>
          <w:szCs w:val="18"/>
        </w:rPr>
        <w:t xml:space="preserve">, </w:t>
      </w:r>
      <w:r w:rsidR="00253451" w:rsidRPr="00272ACE">
        <w:rPr>
          <w:rFonts w:hint="eastAsia"/>
          <w:i/>
          <w:iCs/>
          <w:sz w:val="18"/>
          <w:szCs w:val="18"/>
        </w:rPr>
        <w:t>Shanghai 201109,</w:t>
      </w:r>
      <w:r w:rsidR="00253451" w:rsidRPr="00272ACE">
        <w:rPr>
          <w:i/>
          <w:iCs/>
          <w:sz w:val="18"/>
          <w:szCs w:val="18"/>
        </w:rPr>
        <w:t xml:space="preserve"> </w:t>
      </w:r>
      <w:r w:rsidR="00253451" w:rsidRPr="00272ACE">
        <w:rPr>
          <w:rFonts w:hint="eastAsia"/>
          <w:i/>
          <w:iCs/>
          <w:sz w:val="18"/>
          <w:szCs w:val="18"/>
        </w:rPr>
        <w:t>China</w:t>
      </w:r>
    </w:p>
    <w:p w14:paraId="63E02D8A" w14:textId="77777777" w:rsidR="00E33665" w:rsidRDefault="00332A39" w:rsidP="00FD3867">
      <w:pPr>
        <w:widowControl/>
        <w:tabs>
          <w:tab w:val="left" w:pos="2100"/>
          <w:tab w:val="center" w:pos="4944"/>
          <w:tab w:val="left" w:pos="7980"/>
        </w:tabs>
        <w:spacing w:afterLines="50" w:after="156" w:line="300" w:lineRule="exact"/>
        <w:ind w:right="374" w:firstLineChars="0" w:firstLine="0"/>
        <w:jc w:val="left"/>
        <w:rPr>
          <w:i/>
          <w:iCs/>
          <w:sz w:val="18"/>
          <w:szCs w:val="18"/>
        </w:rPr>
      </w:pPr>
      <w:r>
        <w:rPr>
          <w:i/>
          <w:iCs/>
          <w:kern w:val="0"/>
          <w:sz w:val="18"/>
          <w:szCs w:val="18"/>
        </w:rPr>
        <w:t>3</w:t>
      </w:r>
      <w:r w:rsidRPr="00C10FCE">
        <w:rPr>
          <w:rFonts w:hint="eastAsia"/>
          <w:i/>
          <w:iCs/>
          <w:kern w:val="0"/>
          <w:sz w:val="18"/>
          <w:szCs w:val="18"/>
        </w:rPr>
        <w:t xml:space="preserve">. </w:t>
      </w:r>
      <w:r w:rsidRPr="00AD41B7">
        <w:rPr>
          <w:i/>
          <w:iCs/>
          <w:sz w:val="18"/>
          <w:szCs w:val="18"/>
        </w:rPr>
        <w:t xml:space="preserve">Ningbo Institute of Technology, </w:t>
      </w:r>
      <w:proofErr w:type="spellStart"/>
      <w:r w:rsidRPr="00AD41B7">
        <w:rPr>
          <w:i/>
          <w:iCs/>
          <w:sz w:val="18"/>
          <w:szCs w:val="18"/>
        </w:rPr>
        <w:t>Beihang</w:t>
      </w:r>
      <w:proofErr w:type="spellEnd"/>
      <w:r w:rsidRPr="00AD41B7">
        <w:rPr>
          <w:i/>
          <w:iCs/>
          <w:sz w:val="18"/>
          <w:szCs w:val="18"/>
        </w:rPr>
        <w:t xml:space="preserve"> University, </w:t>
      </w:r>
      <w:r w:rsidRPr="00AD41B7">
        <w:rPr>
          <w:rFonts w:hint="eastAsia"/>
          <w:i/>
          <w:iCs/>
          <w:sz w:val="18"/>
          <w:szCs w:val="18"/>
        </w:rPr>
        <w:t>Ningbo</w:t>
      </w:r>
      <w:r w:rsidRPr="00AD41B7">
        <w:rPr>
          <w:i/>
          <w:iCs/>
          <w:sz w:val="18"/>
          <w:szCs w:val="18"/>
        </w:rPr>
        <w:t xml:space="preserve"> </w:t>
      </w:r>
      <w:r w:rsidRPr="00AD41B7">
        <w:rPr>
          <w:rFonts w:hint="eastAsia"/>
          <w:i/>
          <w:iCs/>
          <w:sz w:val="18"/>
          <w:szCs w:val="18"/>
        </w:rPr>
        <w:t>315800</w:t>
      </w:r>
      <w:r w:rsidRPr="00AD41B7">
        <w:rPr>
          <w:i/>
          <w:iCs/>
          <w:sz w:val="18"/>
          <w:szCs w:val="18"/>
        </w:rPr>
        <w:t>,</w:t>
      </w:r>
      <w:r w:rsidRPr="00AD41B7">
        <w:rPr>
          <w:rFonts w:hint="eastAsia"/>
          <w:i/>
          <w:iCs/>
          <w:sz w:val="18"/>
          <w:szCs w:val="18"/>
        </w:rPr>
        <w:t xml:space="preserve"> </w:t>
      </w:r>
      <w:r w:rsidRPr="00AD41B7">
        <w:rPr>
          <w:i/>
          <w:iCs/>
          <w:sz w:val="18"/>
          <w:szCs w:val="18"/>
        </w:rPr>
        <w:t>China</w:t>
      </w:r>
    </w:p>
    <w:p w14:paraId="2A40004B" w14:textId="77777777" w:rsidR="00E33665" w:rsidRPr="000C7FF6" w:rsidRDefault="00E33665" w:rsidP="000C7FF6">
      <w:pPr>
        <w:pStyle w:val="p22"/>
        <w:tabs>
          <w:tab w:val="left" w:pos="2100"/>
          <w:tab w:val="center" w:pos="4944"/>
          <w:tab w:val="left" w:pos="7980"/>
        </w:tabs>
        <w:spacing w:afterLines="50" w:after="156"/>
        <w:ind w:left="0" w:right="374" w:firstLineChars="0" w:firstLine="0"/>
        <w:rPr>
          <w:sz w:val="18"/>
          <w:szCs w:val="18"/>
        </w:rPr>
      </w:pPr>
      <w:r>
        <w:rPr>
          <w:rFonts w:hint="eastAsia"/>
          <w:b/>
          <w:bCs/>
          <w:sz w:val="18"/>
          <w:szCs w:val="18"/>
        </w:rPr>
        <w:t>Abstract:</w:t>
      </w:r>
      <w:r>
        <w:rPr>
          <w:rFonts w:hint="eastAsia"/>
          <w:sz w:val="18"/>
          <w:szCs w:val="18"/>
        </w:rPr>
        <w:t xml:space="preserve"> </w:t>
      </w:r>
      <w:r w:rsidR="002F41C3" w:rsidRPr="002F41C3">
        <w:rPr>
          <w:sz w:val="18"/>
          <w:szCs w:val="18"/>
        </w:rPr>
        <w:t>Shipborne helicopter aerodynamics is based on rotor aerodynamics</w:t>
      </w:r>
      <w:r w:rsidR="004D0847">
        <w:rPr>
          <w:sz w:val="18"/>
          <w:szCs w:val="18"/>
        </w:rPr>
        <w:t>. It</w:t>
      </w:r>
      <w:r w:rsidR="002F41C3" w:rsidRPr="002F41C3">
        <w:rPr>
          <w:sz w:val="18"/>
          <w:szCs w:val="18"/>
        </w:rPr>
        <w:t xml:space="preserve"> studies the </w:t>
      </w:r>
      <w:r w:rsidR="009434FA">
        <w:rPr>
          <w:sz w:val="18"/>
          <w:szCs w:val="18"/>
        </w:rPr>
        <w:t>interaction</w:t>
      </w:r>
      <w:r w:rsidR="002F41C3" w:rsidRPr="002F41C3">
        <w:rPr>
          <w:sz w:val="18"/>
          <w:szCs w:val="18"/>
        </w:rPr>
        <w:t xml:space="preserve"> between rotor wake, sea surface airflow and </w:t>
      </w:r>
      <w:r w:rsidR="000D1BAA">
        <w:rPr>
          <w:sz w:val="18"/>
          <w:szCs w:val="18"/>
        </w:rPr>
        <w:t>ship</w:t>
      </w:r>
      <w:r w:rsidR="002F41C3" w:rsidRPr="002F41C3">
        <w:rPr>
          <w:sz w:val="18"/>
          <w:szCs w:val="18"/>
        </w:rPr>
        <w:t xml:space="preserve"> </w:t>
      </w:r>
      <w:proofErr w:type="spellStart"/>
      <w:r w:rsidR="002F41C3" w:rsidRPr="002F41C3">
        <w:rPr>
          <w:sz w:val="18"/>
          <w:szCs w:val="18"/>
        </w:rPr>
        <w:t>airwake</w:t>
      </w:r>
      <w:proofErr w:type="spellEnd"/>
      <w:r w:rsidR="002F41C3" w:rsidRPr="002F41C3">
        <w:rPr>
          <w:sz w:val="18"/>
          <w:szCs w:val="18"/>
        </w:rPr>
        <w:t xml:space="preserve">. </w:t>
      </w:r>
      <w:r w:rsidR="00444474">
        <w:rPr>
          <w:sz w:val="18"/>
          <w:szCs w:val="18"/>
        </w:rPr>
        <w:t xml:space="preserve">In </w:t>
      </w:r>
      <w:r w:rsidR="002F41C3" w:rsidRPr="002F41C3">
        <w:rPr>
          <w:sz w:val="18"/>
          <w:szCs w:val="18"/>
        </w:rPr>
        <w:t>this paper</w:t>
      </w:r>
      <w:r w:rsidR="00444474">
        <w:rPr>
          <w:sz w:val="18"/>
          <w:szCs w:val="18"/>
        </w:rPr>
        <w:t>,</w:t>
      </w:r>
      <w:r w:rsidR="002F41C3" w:rsidRPr="002F41C3">
        <w:rPr>
          <w:sz w:val="18"/>
          <w:szCs w:val="18"/>
        </w:rPr>
        <w:t xml:space="preserve"> </w:t>
      </w:r>
      <w:r w:rsidR="00444474">
        <w:rPr>
          <w:sz w:val="18"/>
          <w:szCs w:val="18"/>
        </w:rPr>
        <w:t xml:space="preserve">we first </w:t>
      </w:r>
      <w:r w:rsidR="00D45B23">
        <w:rPr>
          <w:sz w:val="18"/>
          <w:szCs w:val="18"/>
        </w:rPr>
        <w:t>review</w:t>
      </w:r>
      <w:r w:rsidR="002F41C3" w:rsidRPr="002F41C3">
        <w:rPr>
          <w:sz w:val="18"/>
          <w:szCs w:val="18"/>
        </w:rPr>
        <w:t xml:space="preserve"> the experimental method</w:t>
      </w:r>
      <w:r w:rsidR="00D45B23">
        <w:rPr>
          <w:sz w:val="18"/>
          <w:szCs w:val="18"/>
        </w:rPr>
        <w:t>s</w:t>
      </w:r>
      <w:r w:rsidR="002F41C3" w:rsidRPr="002F41C3">
        <w:rPr>
          <w:sz w:val="18"/>
          <w:szCs w:val="18"/>
        </w:rPr>
        <w:t xml:space="preserve"> and </w:t>
      </w:r>
      <w:r w:rsidR="00D45B23">
        <w:rPr>
          <w:sz w:val="18"/>
          <w:szCs w:val="18"/>
        </w:rPr>
        <w:t>computation</w:t>
      </w:r>
      <w:r w:rsidR="002F41C3" w:rsidRPr="002F41C3">
        <w:rPr>
          <w:sz w:val="18"/>
          <w:szCs w:val="18"/>
        </w:rPr>
        <w:t xml:space="preserve"> model</w:t>
      </w:r>
      <w:r w:rsidR="00D45B23">
        <w:rPr>
          <w:sz w:val="18"/>
          <w:szCs w:val="18"/>
        </w:rPr>
        <w:t>s</w:t>
      </w:r>
      <w:r w:rsidR="002F41C3" w:rsidRPr="002F41C3">
        <w:rPr>
          <w:sz w:val="18"/>
          <w:szCs w:val="18"/>
        </w:rPr>
        <w:t xml:space="preserve"> </w:t>
      </w:r>
      <w:r w:rsidR="00D45B23">
        <w:rPr>
          <w:sz w:val="18"/>
          <w:szCs w:val="18"/>
        </w:rPr>
        <w:t>in</w:t>
      </w:r>
      <w:r w:rsidR="002F41C3" w:rsidRPr="002F41C3">
        <w:rPr>
          <w:sz w:val="18"/>
          <w:szCs w:val="18"/>
        </w:rPr>
        <w:t xml:space="preserve"> rotor aerodynamics</w:t>
      </w:r>
      <w:r w:rsidR="00D45B23">
        <w:rPr>
          <w:sz w:val="18"/>
          <w:szCs w:val="18"/>
        </w:rPr>
        <w:t>,</w:t>
      </w:r>
      <w:r w:rsidR="002F41C3" w:rsidRPr="002F41C3">
        <w:rPr>
          <w:sz w:val="18"/>
          <w:szCs w:val="18"/>
        </w:rPr>
        <w:t xml:space="preserve"> and </w:t>
      </w:r>
      <w:r w:rsidR="00D45B23">
        <w:rPr>
          <w:sz w:val="18"/>
          <w:szCs w:val="18"/>
        </w:rPr>
        <w:t xml:space="preserve">then </w:t>
      </w:r>
      <w:r w:rsidR="002F41C3" w:rsidRPr="002F41C3">
        <w:rPr>
          <w:sz w:val="18"/>
          <w:szCs w:val="18"/>
        </w:rPr>
        <w:t xml:space="preserve">summarize the main characteristics of the rotor flow field. </w:t>
      </w:r>
      <w:r w:rsidR="009C0DD5">
        <w:rPr>
          <w:sz w:val="18"/>
          <w:szCs w:val="18"/>
        </w:rPr>
        <w:t>After that</w:t>
      </w:r>
      <w:r w:rsidR="002F41C3" w:rsidRPr="002F41C3">
        <w:rPr>
          <w:sz w:val="18"/>
          <w:szCs w:val="18"/>
        </w:rPr>
        <w:t xml:space="preserve">, </w:t>
      </w:r>
      <w:r w:rsidR="009755D2">
        <w:rPr>
          <w:sz w:val="18"/>
          <w:szCs w:val="18"/>
        </w:rPr>
        <w:t xml:space="preserve">we review </w:t>
      </w:r>
      <w:r w:rsidR="002F41C3" w:rsidRPr="002F41C3">
        <w:rPr>
          <w:sz w:val="18"/>
          <w:szCs w:val="18"/>
        </w:rPr>
        <w:t>the status of shipborne helicopter aerodynamics</w:t>
      </w:r>
      <w:r w:rsidR="008A6AE1">
        <w:rPr>
          <w:sz w:val="18"/>
          <w:szCs w:val="18"/>
        </w:rPr>
        <w:t xml:space="preserve"> studies</w:t>
      </w:r>
      <w:r w:rsidR="000C7FF6">
        <w:rPr>
          <w:sz w:val="18"/>
          <w:szCs w:val="18"/>
        </w:rPr>
        <w:t xml:space="preserve">, </w:t>
      </w:r>
      <w:r w:rsidR="008A6AE1">
        <w:rPr>
          <w:sz w:val="18"/>
          <w:szCs w:val="18"/>
        </w:rPr>
        <w:t>including</w:t>
      </w:r>
      <w:r w:rsidR="000C7FF6">
        <w:rPr>
          <w:sz w:val="18"/>
          <w:szCs w:val="18"/>
        </w:rPr>
        <w:t xml:space="preserve"> experiment</w:t>
      </w:r>
      <w:r w:rsidR="009E60BC">
        <w:rPr>
          <w:sz w:val="18"/>
          <w:szCs w:val="18"/>
        </w:rPr>
        <w:t>al test</w:t>
      </w:r>
      <w:r w:rsidR="000C7FF6">
        <w:rPr>
          <w:sz w:val="18"/>
          <w:szCs w:val="18"/>
        </w:rPr>
        <w:t xml:space="preserve">s and </w:t>
      </w:r>
      <w:r w:rsidR="009E60BC">
        <w:rPr>
          <w:sz w:val="18"/>
          <w:szCs w:val="18"/>
        </w:rPr>
        <w:t xml:space="preserve">numerical </w:t>
      </w:r>
      <w:r w:rsidR="000C7FF6">
        <w:rPr>
          <w:sz w:val="18"/>
          <w:szCs w:val="18"/>
        </w:rPr>
        <w:t>computations</w:t>
      </w:r>
      <w:r w:rsidR="002F41C3" w:rsidRPr="002F41C3">
        <w:rPr>
          <w:sz w:val="18"/>
          <w:szCs w:val="18"/>
        </w:rPr>
        <w:t xml:space="preserve">. </w:t>
      </w:r>
      <w:r w:rsidR="00AC4475">
        <w:rPr>
          <w:sz w:val="18"/>
          <w:szCs w:val="18"/>
        </w:rPr>
        <w:t>The</w:t>
      </w:r>
      <w:r w:rsidR="002F41C3" w:rsidRPr="002F41C3">
        <w:rPr>
          <w:sz w:val="18"/>
          <w:szCs w:val="18"/>
        </w:rPr>
        <w:t xml:space="preserve"> </w:t>
      </w:r>
      <w:r w:rsidR="00756C1B" w:rsidRPr="002F41C3">
        <w:rPr>
          <w:sz w:val="18"/>
          <w:szCs w:val="18"/>
        </w:rPr>
        <w:t>application</w:t>
      </w:r>
      <w:r w:rsidR="00AC4475">
        <w:rPr>
          <w:sz w:val="18"/>
          <w:szCs w:val="18"/>
        </w:rPr>
        <w:t>s of such studies</w:t>
      </w:r>
      <w:r w:rsidR="002F41C3" w:rsidRPr="002F41C3">
        <w:rPr>
          <w:sz w:val="18"/>
          <w:szCs w:val="18"/>
        </w:rPr>
        <w:t xml:space="preserve"> in shipborne helicopter structure dynamics, flight dynamics, </w:t>
      </w:r>
      <w:r w:rsidR="00BD21DC">
        <w:rPr>
          <w:sz w:val="18"/>
          <w:szCs w:val="18"/>
        </w:rPr>
        <w:t>guidance</w:t>
      </w:r>
      <w:r w:rsidR="006355EF">
        <w:rPr>
          <w:sz w:val="18"/>
          <w:szCs w:val="18"/>
        </w:rPr>
        <w:t xml:space="preserve"> and</w:t>
      </w:r>
      <w:r w:rsidR="00ED54E5">
        <w:rPr>
          <w:sz w:val="18"/>
          <w:szCs w:val="18"/>
        </w:rPr>
        <w:t xml:space="preserve"> </w:t>
      </w:r>
      <w:r w:rsidR="002F41C3" w:rsidRPr="002F41C3">
        <w:rPr>
          <w:sz w:val="18"/>
          <w:szCs w:val="18"/>
        </w:rPr>
        <w:t>control system</w:t>
      </w:r>
      <w:r w:rsidR="00A0136F">
        <w:rPr>
          <w:sz w:val="18"/>
          <w:szCs w:val="18"/>
        </w:rPr>
        <w:t>s</w:t>
      </w:r>
      <w:r w:rsidR="002F41C3" w:rsidRPr="002F41C3">
        <w:rPr>
          <w:sz w:val="18"/>
          <w:szCs w:val="18"/>
        </w:rPr>
        <w:t xml:space="preserve"> </w:t>
      </w:r>
      <w:r w:rsidR="007F091E">
        <w:rPr>
          <w:sz w:val="18"/>
          <w:szCs w:val="18"/>
        </w:rPr>
        <w:t>are</w:t>
      </w:r>
      <w:r w:rsidR="002F41C3" w:rsidRPr="002F41C3">
        <w:rPr>
          <w:sz w:val="18"/>
          <w:szCs w:val="18"/>
        </w:rPr>
        <w:t xml:space="preserve"> investigated as well. It can be </w:t>
      </w:r>
      <w:r w:rsidR="00284A6B">
        <w:rPr>
          <w:sz w:val="18"/>
          <w:szCs w:val="18"/>
        </w:rPr>
        <w:t>concluded</w:t>
      </w:r>
      <w:r w:rsidR="002F41C3" w:rsidRPr="002F41C3">
        <w:rPr>
          <w:sz w:val="18"/>
          <w:szCs w:val="18"/>
        </w:rPr>
        <w:t xml:space="preserve"> that it is of great </w:t>
      </w:r>
      <w:r w:rsidR="001F3B23" w:rsidRPr="001F3B23">
        <w:rPr>
          <w:sz w:val="18"/>
          <w:szCs w:val="18"/>
        </w:rPr>
        <w:t>significance</w:t>
      </w:r>
      <w:r w:rsidR="001F3B23">
        <w:rPr>
          <w:sz w:val="18"/>
          <w:szCs w:val="18"/>
        </w:rPr>
        <w:t xml:space="preserve"> </w:t>
      </w:r>
      <w:r w:rsidR="002F41C3" w:rsidRPr="002F41C3">
        <w:rPr>
          <w:sz w:val="18"/>
          <w:szCs w:val="18"/>
        </w:rPr>
        <w:t>to carry out</w:t>
      </w:r>
      <w:r w:rsidR="000D17DB">
        <w:rPr>
          <w:sz w:val="18"/>
          <w:szCs w:val="18"/>
        </w:rPr>
        <w:t xml:space="preserve"> </w:t>
      </w:r>
      <w:r w:rsidR="000D17DB" w:rsidRPr="00140204">
        <w:rPr>
          <w:sz w:val="18"/>
          <w:szCs w:val="18"/>
        </w:rPr>
        <w:t>in-depth</w:t>
      </w:r>
      <w:r w:rsidR="002F41C3" w:rsidRPr="002F41C3">
        <w:rPr>
          <w:sz w:val="18"/>
          <w:szCs w:val="18"/>
        </w:rPr>
        <w:t xml:space="preserve"> research on ship-borne helicopter aerodynamics and apply the results to related engineering fields for improving the </w:t>
      </w:r>
      <w:r w:rsidR="00A66870" w:rsidRPr="002F41C3">
        <w:rPr>
          <w:sz w:val="18"/>
          <w:szCs w:val="18"/>
        </w:rPr>
        <w:t xml:space="preserve">level of </w:t>
      </w:r>
      <w:r w:rsidR="000B1B20">
        <w:rPr>
          <w:sz w:val="18"/>
          <w:szCs w:val="18"/>
        </w:rPr>
        <w:t>design and operation</w:t>
      </w:r>
      <w:r w:rsidR="000B1B20">
        <w:rPr>
          <w:rFonts w:hint="eastAsia"/>
          <w:sz w:val="18"/>
          <w:szCs w:val="18"/>
        </w:rPr>
        <w:t xml:space="preserve"> </w:t>
      </w:r>
      <w:r w:rsidR="000B1B20">
        <w:rPr>
          <w:sz w:val="18"/>
          <w:szCs w:val="18"/>
        </w:rPr>
        <w:t xml:space="preserve">of </w:t>
      </w:r>
      <w:r w:rsidR="00D0046B">
        <w:rPr>
          <w:rFonts w:hint="eastAsia"/>
          <w:sz w:val="18"/>
          <w:szCs w:val="18"/>
        </w:rPr>
        <w:t>s</w:t>
      </w:r>
      <w:r w:rsidR="002F41C3" w:rsidRPr="002F41C3">
        <w:rPr>
          <w:sz w:val="18"/>
          <w:szCs w:val="18"/>
        </w:rPr>
        <w:t>hipborne helicopter</w:t>
      </w:r>
      <w:r w:rsidR="000B1B20">
        <w:rPr>
          <w:sz w:val="18"/>
          <w:szCs w:val="18"/>
        </w:rPr>
        <w:t>s</w:t>
      </w:r>
      <w:r w:rsidR="002F41C3" w:rsidRPr="002F41C3">
        <w:rPr>
          <w:sz w:val="18"/>
          <w:szCs w:val="18"/>
        </w:rPr>
        <w:t>.</w:t>
      </w:r>
    </w:p>
    <w:p w14:paraId="74580C11" w14:textId="77777777" w:rsidR="00E33665" w:rsidRDefault="00E33665" w:rsidP="008E047A">
      <w:pPr>
        <w:pStyle w:val="p22"/>
        <w:tabs>
          <w:tab w:val="left" w:pos="2100"/>
          <w:tab w:val="center" w:pos="4944"/>
          <w:tab w:val="left" w:pos="7980"/>
        </w:tabs>
        <w:spacing w:after="200"/>
        <w:ind w:left="0" w:right="374" w:firstLineChars="0" w:firstLine="0"/>
        <w:jc w:val="left"/>
        <w:rPr>
          <w:b/>
          <w:color w:val="000000"/>
          <w:sz w:val="18"/>
          <w:szCs w:val="18"/>
        </w:rPr>
      </w:pPr>
      <w:r>
        <w:rPr>
          <w:rFonts w:hint="eastAsia"/>
          <w:b/>
          <w:bCs/>
          <w:sz w:val="18"/>
          <w:szCs w:val="18"/>
        </w:rPr>
        <w:t xml:space="preserve">Key Words: </w:t>
      </w:r>
      <w:r>
        <w:rPr>
          <w:rFonts w:hint="eastAsia"/>
          <w:sz w:val="18"/>
          <w:szCs w:val="18"/>
        </w:rPr>
        <w:t>s</w:t>
      </w:r>
      <w:r>
        <w:rPr>
          <w:sz w:val="18"/>
          <w:szCs w:val="18"/>
        </w:rPr>
        <w:t xml:space="preserve">hipborne </w:t>
      </w:r>
      <w:r>
        <w:rPr>
          <w:rFonts w:hint="eastAsia"/>
          <w:sz w:val="18"/>
          <w:szCs w:val="18"/>
        </w:rPr>
        <w:t>h</w:t>
      </w:r>
      <w:r>
        <w:rPr>
          <w:sz w:val="18"/>
          <w:szCs w:val="18"/>
        </w:rPr>
        <w:t>elicopter</w:t>
      </w:r>
      <w:r>
        <w:rPr>
          <w:rFonts w:hint="eastAsia"/>
          <w:sz w:val="18"/>
          <w:szCs w:val="18"/>
        </w:rPr>
        <w:t>；</w:t>
      </w:r>
      <w:r>
        <w:rPr>
          <w:rFonts w:hint="eastAsia"/>
          <w:sz w:val="18"/>
          <w:szCs w:val="18"/>
        </w:rPr>
        <w:t>aerodynamics</w:t>
      </w:r>
      <w:r>
        <w:rPr>
          <w:rFonts w:hint="eastAsia"/>
          <w:sz w:val="18"/>
          <w:szCs w:val="18"/>
        </w:rPr>
        <w:t>；</w:t>
      </w:r>
      <w:r>
        <w:rPr>
          <w:rFonts w:hint="eastAsia"/>
          <w:sz w:val="18"/>
          <w:szCs w:val="18"/>
        </w:rPr>
        <w:t>aerodynamic interactions</w:t>
      </w:r>
      <w:r>
        <w:rPr>
          <w:rFonts w:hint="eastAsia"/>
          <w:sz w:val="18"/>
          <w:szCs w:val="18"/>
        </w:rPr>
        <w:t>；</w:t>
      </w:r>
      <w:r>
        <w:rPr>
          <w:rFonts w:hint="eastAsia"/>
          <w:sz w:val="18"/>
          <w:szCs w:val="18"/>
        </w:rPr>
        <w:t>rotor wake</w:t>
      </w:r>
      <w:r>
        <w:rPr>
          <w:rFonts w:hint="eastAsia"/>
          <w:sz w:val="18"/>
          <w:szCs w:val="18"/>
        </w:rPr>
        <w:t>；</w:t>
      </w:r>
      <w:r>
        <w:rPr>
          <w:rFonts w:hint="eastAsia"/>
          <w:sz w:val="18"/>
          <w:szCs w:val="18"/>
        </w:rPr>
        <w:t xml:space="preserve">ship </w:t>
      </w:r>
      <w:proofErr w:type="spellStart"/>
      <w:r>
        <w:rPr>
          <w:rFonts w:hint="eastAsia"/>
          <w:sz w:val="18"/>
          <w:szCs w:val="18"/>
        </w:rPr>
        <w:t>airwake</w:t>
      </w:r>
      <w:proofErr w:type="spellEnd"/>
    </w:p>
    <w:p w14:paraId="70D3EBAC" w14:textId="77777777" w:rsidR="00E33665" w:rsidRDefault="00E33665" w:rsidP="008E047A">
      <w:pPr>
        <w:ind w:firstLineChars="0" w:firstLine="0"/>
        <w:rPr>
          <w:sz w:val="18"/>
          <w:szCs w:val="18"/>
        </w:rPr>
      </w:pPr>
    </w:p>
    <w:sectPr w:rsidR="00E33665">
      <w:headerReference w:type="default" r:id="rId26"/>
      <w:footerReference w:type="default" r:id="rId27"/>
      <w:type w:val="continuous"/>
      <w:pgSz w:w="11906" w:h="16838"/>
      <w:pgMar w:top="1440" w:right="1800" w:bottom="1440" w:left="1800" w:header="720" w:footer="720" w:gutter="0"/>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AST" w:date="2022-06-27T09:07:00Z" w:initials="">
    <w:p w14:paraId="5A50AACA" w14:textId="77777777" w:rsidR="00E33665" w:rsidRDefault="00E33665">
      <w:pPr>
        <w:pStyle w:val="a5"/>
        <w:numPr>
          <w:ilvl w:val="0"/>
          <w:numId w:val="1"/>
        </w:numPr>
        <w:ind w:firstLine="420"/>
      </w:pPr>
      <w:r>
        <w:rPr>
          <w:rFonts w:hint="eastAsia"/>
        </w:rPr>
        <w:t>篇幅太小，一张图片都没有</w:t>
      </w:r>
    </w:p>
    <w:p w14:paraId="63B4E81D" w14:textId="77777777" w:rsidR="00E33665" w:rsidRDefault="00E33665">
      <w:pPr>
        <w:pStyle w:val="a5"/>
        <w:numPr>
          <w:ilvl w:val="0"/>
          <w:numId w:val="1"/>
        </w:numPr>
        <w:ind w:leftChars="86" w:left="181" w:firstLine="420"/>
      </w:pPr>
      <w:r>
        <w:rPr>
          <w:rFonts w:hint="eastAsia"/>
        </w:rPr>
        <w:t>列表只有国外飞机名字，连尺寸重量速度等基本性能都没有</w:t>
      </w:r>
    </w:p>
    <w:p w14:paraId="2E398D7B" w14:textId="77777777" w:rsidR="00E33665" w:rsidRDefault="00E33665">
      <w:pPr>
        <w:pStyle w:val="a5"/>
        <w:numPr>
          <w:ilvl w:val="0"/>
          <w:numId w:val="1"/>
        </w:numPr>
        <w:ind w:leftChars="172" w:left="361" w:firstLine="420"/>
      </w:pPr>
      <w:r>
        <w:rPr>
          <w:rFonts w:hint="eastAsia"/>
        </w:rPr>
        <w:t>作为综述稿件，参考文献太少，而且没有自己的相应工作。</w:t>
      </w:r>
    </w:p>
  </w:comment>
  <w:comment w:id="5" w:author="AST" w:date="2022-06-27T09:10:00Z" w:initials="">
    <w:p w14:paraId="70F58591" w14:textId="77777777" w:rsidR="00E33665" w:rsidRDefault="00E33665">
      <w:pPr>
        <w:pStyle w:val="a5"/>
        <w:ind w:firstLine="420"/>
      </w:pPr>
      <w:r>
        <w:rPr>
          <w:rFonts w:hint="eastAsia"/>
        </w:rPr>
        <w:t>摘要参照本刊格式要求重写，写明本文研究的重要性、目的及主要内容，常识性内容不要写</w:t>
      </w:r>
    </w:p>
  </w:comment>
  <w:comment w:id="11" w:author="AST" w:date="2022-06-27T09:09:00Z" w:initials="">
    <w:p w14:paraId="1611FC5F" w14:textId="77777777" w:rsidR="00E33665" w:rsidRDefault="00E33665">
      <w:pPr>
        <w:pStyle w:val="a5"/>
        <w:ind w:firstLine="420"/>
      </w:pPr>
      <w:r>
        <w:rPr>
          <w:rFonts w:hint="eastAsia"/>
        </w:rPr>
        <w:t>英文缩写第一次出现时，需中英文对照</w:t>
      </w:r>
    </w:p>
    <w:p w14:paraId="4B0B832E" w14:textId="77777777" w:rsidR="00E33665" w:rsidRDefault="00E33665">
      <w:pPr>
        <w:pStyle w:val="a5"/>
        <w:ind w:leftChars="172" w:left="361" w:firstLine="420"/>
      </w:pPr>
    </w:p>
  </w:comment>
  <w:comment w:id="72" w:author="AST" w:date="2022-06-27T09:15:00Z" w:initials="">
    <w:p w14:paraId="13B45E2B" w14:textId="77777777" w:rsidR="00E33665" w:rsidRDefault="00E33665">
      <w:pPr>
        <w:pStyle w:val="a5"/>
        <w:ind w:firstLine="420"/>
      </w:pPr>
      <w:r>
        <w:rPr>
          <w:rFonts w:hint="eastAsia"/>
        </w:rPr>
        <w:t>引言部分不要出现图表</w:t>
      </w:r>
    </w:p>
  </w:comment>
  <w:comment w:id="136" w:author="AST" w:date="2022-06-27T09:16:00Z" w:initials="">
    <w:p w14:paraId="098D6507" w14:textId="77777777" w:rsidR="00E33665" w:rsidRDefault="00E33665">
      <w:pPr>
        <w:pStyle w:val="a5"/>
        <w:ind w:firstLine="420"/>
      </w:pPr>
      <w:r>
        <w:rPr>
          <w:rFonts w:hint="eastAsia"/>
        </w:rPr>
        <w:t>引言部分参照本刊格式要求重写，写明本文研究的重要性</w:t>
      </w:r>
    </w:p>
  </w:comment>
  <w:comment w:id="599" w:author="AST" w:date="2022-06-27T09:18:00Z" w:initials="">
    <w:p w14:paraId="10696303" w14:textId="77777777" w:rsidR="00E33665" w:rsidRDefault="00E33665">
      <w:pPr>
        <w:pStyle w:val="a5"/>
        <w:ind w:firstLine="420"/>
      </w:pPr>
      <w:r>
        <w:rPr>
          <w:rFonts w:hint="eastAsia"/>
        </w:rPr>
        <w:t>什么时候？</w:t>
      </w:r>
    </w:p>
  </w:comment>
  <w:comment w:id="605" w:author="AST" w:date="2022-06-27T09:18:00Z" w:initials="">
    <w:p w14:paraId="360816AC" w14:textId="77777777" w:rsidR="00E33665" w:rsidRDefault="00E33665">
      <w:pPr>
        <w:pStyle w:val="a5"/>
        <w:ind w:firstLine="420"/>
      </w:pPr>
      <w:r>
        <w:rPr>
          <w:rFonts w:hint="eastAsia"/>
        </w:rPr>
        <w:t>-</w:t>
      </w:r>
    </w:p>
    <w:p w14:paraId="6F5AA13E" w14:textId="77777777" w:rsidR="00E33665" w:rsidRDefault="00E33665">
      <w:pPr>
        <w:pStyle w:val="a5"/>
        <w:ind w:leftChars="172" w:left="361" w:firstLine="420"/>
      </w:pPr>
      <w:r>
        <w:rPr>
          <w:rFonts w:hint="eastAsia"/>
        </w:rPr>
        <w:t>统改</w:t>
      </w:r>
    </w:p>
  </w:comment>
  <w:comment w:id="608" w:author="AST" w:date="2022-06-27T09:18:00Z" w:initials="">
    <w:p w14:paraId="02E8C2C9" w14:textId="77777777" w:rsidR="00E33665" w:rsidRDefault="00E33665">
      <w:pPr>
        <w:pStyle w:val="a5"/>
        <w:ind w:firstLine="420"/>
      </w:pPr>
      <w:r>
        <w:rPr>
          <w:rFonts w:hint="eastAsia"/>
        </w:rPr>
        <w:t>小写，以下统改</w:t>
      </w:r>
    </w:p>
  </w:comment>
  <w:comment w:id="875" w:author="AST" w:date="2022-06-27T09:26:00Z" w:initials="">
    <w:p w14:paraId="368544DA" w14:textId="77777777" w:rsidR="00E33665" w:rsidRDefault="00E33665">
      <w:pPr>
        <w:pStyle w:val="a5"/>
        <w:ind w:firstLine="420"/>
      </w:pPr>
      <w:r>
        <w:rPr>
          <w:rFonts w:hint="eastAsia"/>
        </w:rPr>
        <w:t>不用上标</w:t>
      </w:r>
    </w:p>
  </w:comment>
  <w:comment w:id="1065" w:author="AST" w:date="2022-06-27T09:30:00Z" w:initials="">
    <w:p w14:paraId="31AF4301" w14:textId="77777777" w:rsidR="00E33665" w:rsidRDefault="00E33665">
      <w:pPr>
        <w:pStyle w:val="a5"/>
        <w:numPr>
          <w:ilvl w:val="0"/>
          <w:numId w:val="2"/>
        </w:numPr>
        <w:ind w:firstLine="420"/>
      </w:pPr>
      <w:r>
        <w:rPr>
          <w:rFonts w:hint="eastAsia"/>
        </w:rPr>
        <w:t>作为综述稿件，引用的文献较少</w:t>
      </w:r>
    </w:p>
    <w:p w14:paraId="2BAA45BF" w14:textId="77777777" w:rsidR="00E33665" w:rsidRDefault="00E33665">
      <w:pPr>
        <w:pStyle w:val="a5"/>
        <w:numPr>
          <w:ilvl w:val="0"/>
          <w:numId w:val="2"/>
        </w:numPr>
        <w:ind w:leftChars="344" w:left="722" w:firstLine="420"/>
      </w:pPr>
      <w:r>
        <w:rPr>
          <w:rFonts w:hint="eastAsia"/>
        </w:rPr>
        <w:t>中文参考文献需中英文对照</w:t>
      </w:r>
    </w:p>
    <w:p w14:paraId="3E4275B2" w14:textId="77777777" w:rsidR="00E33665" w:rsidRDefault="00E33665">
      <w:pPr>
        <w:pStyle w:val="a5"/>
        <w:numPr>
          <w:ilvl w:val="0"/>
          <w:numId w:val="2"/>
        </w:numPr>
        <w:ind w:leftChars="516" w:left="1084" w:firstLine="420"/>
      </w:pPr>
      <w:r>
        <w:rPr>
          <w:rFonts w:hint="eastAsia"/>
        </w:rPr>
        <w:t>引用</w:t>
      </w:r>
      <w:r>
        <w:rPr>
          <w:rFonts w:hint="eastAsia"/>
        </w:rPr>
        <w:t>2-3</w:t>
      </w:r>
      <w:r>
        <w:rPr>
          <w:rFonts w:hint="eastAsia"/>
        </w:rPr>
        <w:t>篇《航空科学技术》</w:t>
      </w:r>
      <w:r>
        <w:rPr>
          <w:rFonts w:hint="eastAsia"/>
        </w:rPr>
        <w:t>2020-2022</w:t>
      </w:r>
      <w:r>
        <w:rPr>
          <w:rFonts w:hint="eastAsia"/>
        </w:rPr>
        <w:t>年发表的相关文献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E398D7B" w15:done="0"/>
  <w15:commentEx w15:paraId="70F58591" w15:done="0"/>
  <w15:commentEx w15:paraId="4B0B832E" w15:done="0"/>
  <w15:commentEx w15:paraId="13B45E2B" w15:done="0"/>
  <w15:commentEx w15:paraId="098D6507" w15:done="0"/>
  <w15:commentEx w15:paraId="10696303" w15:done="0"/>
  <w15:commentEx w15:paraId="6F5AA13E" w15:done="0"/>
  <w15:commentEx w15:paraId="02E8C2C9" w15:done="0"/>
  <w15:commentEx w15:paraId="368544DA" w15:done="0"/>
  <w15:commentEx w15:paraId="3E4275B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398D7B" w16cid:durableId="266464BF"/>
  <w16cid:commentId w16cid:paraId="70F58591" w16cid:durableId="266464C0"/>
  <w16cid:commentId w16cid:paraId="4B0B832E" w16cid:durableId="00000003"/>
  <w16cid:commentId w16cid:paraId="13B45E2B" w16cid:durableId="00000004"/>
  <w16cid:commentId w16cid:paraId="098D6507" w16cid:durableId="266464C1"/>
  <w16cid:commentId w16cid:paraId="10696303" w16cid:durableId="266464C3"/>
  <w16cid:commentId w16cid:paraId="6F5AA13E" w16cid:durableId="0000000A"/>
  <w16cid:commentId w16cid:paraId="02E8C2C9" w16cid:durableId="0000000B"/>
  <w16cid:commentId w16cid:paraId="368544DA" w16cid:durableId="0000000C"/>
  <w16cid:commentId w16cid:paraId="3E4275B2" w16cid:durableId="266464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3734B4" w14:textId="77777777" w:rsidR="00DA4563" w:rsidRDefault="00DA4563">
      <w:pPr>
        <w:ind w:firstLine="420"/>
      </w:pPr>
      <w:r>
        <w:separator/>
      </w:r>
    </w:p>
  </w:endnote>
  <w:endnote w:type="continuationSeparator" w:id="0">
    <w:p w14:paraId="03C9790F" w14:textId="77777777" w:rsidR="00DA4563" w:rsidRDefault="00DA456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MS Sans Serif">
    <w:altName w:val="Courier New"/>
    <w:panose1 w:val="020B0604020202020204"/>
    <w:charset w:val="00"/>
    <w:family w:val="swiss"/>
    <w:pitch w:val="default"/>
    <w:sig w:usb0="00000003" w:usb1="00000000" w:usb2="00000000" w:usb3="00000000" w:csb0="00000001" w:csb1="00000000"/>
  </w:font>
  <w:font w:name="新宋体">
    <w:altName w:val="NSimSun"/>
    <w:panose1 w:val="02010609030101010101"/>
    <w:charset w:val="86"/>
    <w:family w:val="modern"/>
    <w:pitch w:val="fixed"/>
    <w:sig w:usb0="00000283" w:usb1="288F0000" w:usb2="00000016" w:usb3="00000000" w:csb0="00040001" w:csb1="00000000"/>
  </w:font>
  <w:font w:name="楷体_GB2312">
    <w:altName w:val="楷体"/>
    <w:panose1 w:val="020B0604020202020204"/>
    <w:charset w:val="86"/>
    <w:family w:val="modern"/>
    <w:pitch w:val="default"/>
    <w:sig w:usb0="00000000" w:usb1="080E0000" w:usb2="00000010" w:usb3="00000000" w:csb0="00040000" w:csb1="00000000"/>
  </w:font>
  <w:font w:name="仿宋_GB2312">
    <w:altName w:val="仿宋"/>
    <w:panose1 w:val="020B0604020202020204"/>
    <w:charset w:val="86"/>
    <w:family w:val="modern"/>
    <w:pitch w:val="default"/>
    <w:sig w:usb0="00000000" w:usb1="080E0000" w:usb2="00000000" w:usb3="00000000" w:csb0="00040000"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66864" w14:textId="77777777" w:rsidR="001E55E3" w:rsidRDefault="001E55E3">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1E21A9" w14:textId="2F8B43F0" w:rsidR="00E33665" w:rsidRDefault="00E33665">
    <w:pPr>
      <w:pStyle w:val="a8"/>
      <w:spacing w:afterLines="50" w:after="120"/>
      <w:ind w:firstLine="300"/>
      <w:rPr>
        <w:sz w:val="15"/>
        <w:szCs w:val="15"/>
        <w:u w:val="single"/>
      </w:rPr>
    </w:pPr>
    <w:r>
      <w:rPr>
        <w:rFonts w:hint="eastAsia"/>
        <w:sz w:val="15"/>
        <w:szCs w:val="15"/>
        <w:u w:val="single"/>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D5CF3C" w14:textId="77777777" w:rsidR="001E55E3" w:rsidRDefault="001E55E3">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7498F3" w14:textId="77777777" w:rsidR="00E33665" w:rsidRDefault="00E33665">
    <w:pPr>
      <w:spacing w:afterLines="50" w:after="120"/>
      <w:ind w:firstLine="420"/>
      <w:rPr>
        <w:u w:val="single"/>
      </w:rPr>
    </w:pPr>
    <w:r>
      <w:rPr>
        <w:rFonts w:hint="eastAsia"/>
        <w:u w:val="single"/>
      </w:rPr>
      <w:t xml:space="preserve">                                           </w:t>
    </w:r>
  </w:p>
  <w:p w14:paraId="531C7DD7" w14:textId="77777777" w:rsidR="00E33665" w:rsidRDefault="00E33665">
    <w:pPr>
      <w:ind w:firstLine="301"/>
      <w:rPr>
        <w:sz w:val="15"/>
        <w:szCs w:val="15"/>
      </w:rPr>
    </w:pPr>
    <w:r>
      <w:rPr>
        <w:b/>
        <w:bCs/>
        <w:sz w:val="15"/>
        <w:szCs w:val="15"/>
      </w:rPr>
      <w:t xml:space="preserve">Received: </w:t>
    </w:r>
    <w:r>
      <w:rPr>
        <w:sz w:val="15"/>
        <w:szCs w:val="15"/>
      </w:rPr>
      <w:t>2013-08-26;</w:t>
    </w:r>
    <w:r>
      <w:rPr>
        <w:b/>
        <w:bCs/>
        <w:sz w:val="15"/>
        <w:szCs w:val="15"/>
      </w:rPr>
      <w:t xml:space="preserve"> Accepted: </w:t>
    </w:r>
    <w:r>
      <w:rPr>
        <w:sz w:val="15"/>
        <w:szCs w:val="15"/>
      </w:rPr>
      <w:t>2013-10-03</w:t>
    </w:r>
  </w:p>
  <w:p w14:paraId="07147999" w14:textId="0271D80D" w:rsidR="00E33665" w:rsidRPr="00E1752B" w:rsidRDefault="00E33665" w:rsidP="00D21EA5">
    <w:pPr>
      <w:ind w:firstLine="301"/>
      <w:rPr>
        <w:b/>
        <w:bCs/>
        <w:sz w:val="15"/>
        <w:szCs w:val="15"/>
      </w:rPr>
    </w:pPr>
    <w:r>
      <w:rPr>
        <w:b/>
        <w:bCs/>
        <w:sz w:val="15"/>
        <w:szCs w:val="15"/>
      </w:rPr>
      <w:t xml:space="preserve">Foundation item: </w:t>
    </w:r>
    <w:ins w:id="1167" w:author="PVC" w:date="2022-07-01T21:59:00Z">
      <w:r w:rsidR="00E10F15" w:rsidRPr="00E10F15">
        <w:rPr>
          <w:sz w:val="15"/>
          <w:szCs w:val="15"/>
        </w:rPr>
        <w:t>National High-tech R&amp;D Program of China (863 Program) grant number 2012AA112201</w:t>
      </w:r>
    </w:ins>
  </w:p>
  <w:p w14:paraId="3789A9EA" w14:textId="3CA105F2" w:rsidR="00E33665" w:rsidRDefault="00E33665">
    <w:pPr>
      <w:pStyle w:val="a8"/>
      <w:spacing w:afterLines="100" w:after="240"/>
      <w:ind w:firstLine="301"/>
      <w:rPr>
        <w:sz w:val="15"/>
        <w:szCs w:val="15"/>
      </w:rPr>
    </w:pPr>
    <w:r>
      <w:rPr>
        <w:b/>
        <w:bCs/>
        <w:sz w:val="15"/>
        <w:szCs w:val="15"/>
      </w:rPr>
      <w:t>*</w:t>
    </w:r>
    <w:r>
      <w:rPr>
        <w:rFonts w:hint="eastAsia"/>
        <w:b/>
        <w:bCs/>
        <w:sz w:val="15"/>
        <w:szCs w:val="15"/>
      </w:rPr>
      <w:t>Corresponding author</w:t>
    </w:r>
    <w:r>
      <w:rPr>
        <w:b/>
        <w:bCs/>
        <w:sz w:val="15"/>
        <w:szCs w:val="15"/>
      </w:rPr>
      <w:t xml:space="preserve">. </w:t>
    </w:r>
    <w:proofErr w:type="gramStart"/>
    <w:r>
      <w:rPr>
        <w:sz w:val="15"/>
        <w:szCs w:val="15"/>
      </w:rPr>
      <w:t>Tel. :</w:t>
    </w:r>
    <w:proofErr w:type="gramEnd"/>
    <w:r>
      <w:rPr>
        <w:sz w:val="15"/>
        <w:szCs w:val="15"/>
      </w:rPr>
      <w:t xml:space="preserve"> </w:t>
    </w:r>
    <w:ins w:id="1168" w:author="PVC" w:date="2022-07-01T21:57:00Z">
      <w:r w:rsidR="00947AC9">
        <w:rPr>
          <w:sz w:val="15"/>
          <w:szCs w:val="15"/>
        </w:rPr>
        <w:t>010</w:t>
      </w:r>
    </w:ins>
    <w:r>
      <w:rPr>
        <w:sz w:val="15"/>
        <w:szCs w:val="15"/>
      </w:rPr>
      <w:t>-</w:t>
    </w:r>
    <w:ins w:id="1169" w:author="PVC" w:date="2022-07-01T21:57:00Z">
      <w:r w:rsidR="00947AC9">
        <w:rPr>
          <w:sz w:val="15"/>
          <w:szCs w:val="15"/>
        </w:rPr>
        <w:t xml:space="preserve">82314622  </w:t>
      </w:r>
    </w:ins>
    <w:proofErr w:type="spellStart"/>
    <w:r>
      <w:rPr>
        <w:sz w:val="15"/>
        <w:szCs w:val="15"/>
      </w:rPr>
      <w:t>E</w:t>
    </w:r>
    <w:r>
      <w:rPr>
        <w:rFonts w:hint="eastAsia"/>
        <w:sz w:val="15"/>
        <w:szCs w:val="15"/>
      </w:rPr>
      <w:t>-</w:t>
    </w:r>
    <w:r>
      <w:rPr>
        <w:sz w:val="15"/>
        <w:szCs w:val="15"/>
      </w:rPr>
      <w:t>mail:</w:t>
    </w:r>
    <w:ins w:id="1170" w:author="PVC" w:date="2022-07-01T21:58:00Z">
      <w:r w:rsidR="00AA6572">
        <w:rPr>
          <w:rFonts w:hint="eastAsia"/>
          <w:sz w:val="15"/>
          <w:szCs w:val="15"/>
        </w:rPr>
        <w:t>lishu</w:t>
      </w:r>
    </w:ins>
    <w:r>
      <w:rPr>
        <w:sz w:val="15"/>
        <w:szCs w:val="15"/>
      </w:rPr>
      <w:t>@</w:t>
    </w:r>
    <w:ins w:id="1171" w:author="PVC" w:date="2022-07-01T21:58:00Z">
      <w:r w:rsidR="00AA6572">
        <w:rPr>
          <w:sz w:val="15"/>
          <w:szCs w:val="15"/>
        </w:rPr>
        <w:t>buaa</w:t>
      </w:r>
    </w:ins>
    <w:r>
      <w:rPr>
        <w:sz w:val="15"/>
        <w:szCs w:val="15"/>
      </w:rPr>
      <w:t>.</w:t>
    </w:r>
    <w:ins w:id="1172" w:author="PVC" w:date="2022-07-01T21:58:00Z">
      <w:r w:rsidR="00AA6572">
        <w:rPr>
          <w:sz w:val="15"/>
          <w:szCs w:val="15"/>
        </w:rPr>
        <w:t>edu</w:t>
      </w:r>
    </w:ins>
    <w:r>
      <w:rPr>
        <w:sz w:val="15"/>
        <w:szCs w:val="15"/>
      </w:rPr>
      <w:t>.cn</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C2FD57" w14:textId="77777777" w:rsidR="00DA4563" w:rsidRDefault="00DA4563">
      <w:pPr>
        <w:ind w:firstLine="420"/>
      </w:pPr>
      <w:r>
        <w:separator/>
      </w:r>
    </w:p>
  </w:footnote>
  <w:footnote w:type="continuationSeparator" w:id="0">
    <w:p w14:paraId="2327E4F9" w14:textId="77777777" w:rsidR="00DA4563" w:rsidRDefault="00DA456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9DC6F2" w14:textId="77777777" w:rsidR="001E55E3" w:rsidRDefault="001E55E3">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A087DA" w14:textId="77777777" w:rsidR="00E33665" w:rsidRDefault="00E33665" w:rsidP="00D40A31">
    <w:pPr>
      <w:pStyle w:val="a9"/>
      <w:ind w:firstLineChars="0" w:firstLine="0"/>
      <w:rPr>
        <w:sz w:val="15"/>
        <w:szCs w:val="15"/>
      </w:rPr>
    </w:pPr>
    <w:r>
      <w:rPr>
        <w:rFonts w:hint="eastAsia"/>
        <w:sz w:val="15"/>
        <w:szCs w:val="15"/>
      </w:rPr>
      <w:t>航空科学技术</w:t>
    </w:r>
    <w:r>
      <w:rPr>
        <w:rFonts w:hint="eastAsia"/>
        <w:sz w:val="15"/>
        <w:szCs w:val="15"/>
      </w:rPr>
      <w:t xml:space="preserve">                                                                                         Apr.  20</w:t>
    </w:r>
    <w:r>
      <w:rPr>
        <w:sz w:val="15"/>
        <w:szCs w:val="15"/>
      </w:rPr>
      <w:t>22</w:t>
    </w:r>
  </w:p>
  <w:p w14:paraId="1A8886D2" w14:textId="77777777" w:rsidR="00E33665" w:rsidRDefault="00E33665" w:rsidP="00D40A31">
    <w:pPr>
      <w:pStyle w:val="a9"/>
      <w:ind w:firstLineChars="0" w:firstLine="0"/>
      <w:rPr>
        <w:sz w:val="15"/>
        <w:szCs w:val="15"/>
      </w:rPr>
    </w:pPr>
    <w:r>
      <w:rPr>
        <w:rFonts w:hint="eastAsia"/>
        <w:sz w:val="15"/>
        <w:szCs w:val="15"/>
      </w:rPr>
      <w:t xml:space="preserve">Aeronautical Science &amp; Technology                                                                     Vol. </w:t>
    </w:r>
    <w:proofErr w:type="gramStart"/>
    <w:r>
      <w:rPr>
        <w:rFonts w:hint="eastAsia"/>
        <w:sz w:val="15"/>
        <w:szCs w:val="15"/>
      </w:rPr>
      <w:t>24  No.</w:t>
    </w:r>
    <w:proofErr w:type="gramEnd"/>
    <w:r>
      <w:rPr>
        <w:rFonts w:hint="eastAsia"/>
        <w:sz w:val="15"/>
        <w:szCs w:val="15"/>
      </w:rPr>
      <w:t xml:space="preserve"> 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6128F" w14:textId="77777777" w:rsidR="001E55E3" w:rsidRDefault="001E55E3">
    <w:pPr>
      <w:pStyle w:val="a9"/>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D9532" w14:textId="77777777" w:rsidR="00E33665" w:rsidRDefault="00E33665">
    <w:pPr>
      <w:pStyle w:val="a9"/>
      <w:ind w:firstLine="300"/>
      <w:jc w:val="both"/>
      <w:rPr>
        <w:sz w:val="15"/>
        <w:szCs w:val="15"/>
      </w:rPr>
    </w:pPr>
    <w:r>
      <w:rPr>
        <w:rFonts w:hint="eastAsia"/>
        <w:sz w:val="15"/>
        <w:szCs w:val="15"/>
      </w:rPr>
      <w:t>页码</w:t>
    </w:r>
    <w:r>
      <w:rPr>
        <w:rFonts w:hint="eastAsia"/>
        <w:sz w:val="15"/>
        <w:szCs w:val="15"/>
      </w:rPr>
      <w:t xml:space="preserve">                                            </w:t>
    </w:r>
    <w:r>
      <w:rPr>
        <w:rFonts w:hint="eastAsia"/>
        <w:sz w:val="15"/>
        <w:szCs w:val="15"/>
      </w:rPr>
      <w:t>航空科学技术</w:t>
    </w:r>
    <w:r>
      <w:rPr>
        <w:rFonts w:hint="eastAsia"/>
        <w:sz w:val="15"/>
        <w:szCs w:val="15"/>
      </w:rPr>
      <w:t xml:space="preserve">                                      Vol. </w:t>
    </w:r>
    <w:proofErr w:type="gramStart"/>
    <w:r>
      <w:rPr>
        <w:rFonts w:hint="eastAsia"/>
        <w:sz w:val="15"/>
        <w:szCs w:val="15"/>
      </w:rPr>
      <w:t>24  No.</w:t>
    </w:r>
    <w:proofErr w:type="gramEnd"/>
    <w:r>
      <w:rPr>
        <w:rFonts w:hint="eastAsia"/>
        <w:sz w:val="15"/>
        <w:szCs w:val="15"/>
      </w:rPr>
      <w:t xml:space="preserve"> 4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BA6FA06"/>
    <w:multiLevelType w:val="singleLevel"/>
    <w:tmpl w:val="9BA6FA06"/>
    <w:lvl w:ilvl="0">
      <w:start w:val="1"/>
      <w:numFmt w:val="decimal"/>
      <w:suff w:val="nothing"/>
      <w:lvlText w:val="%1、"/>
      <w:lvlJc w:val="left"/>
    </w:lvl>
  </w:abstractNum>
  <w:abstractNum w:abstractNumId="1" w15:restartNumberingAfterBreak="0">
    <w:nsid w:val="10F828EF"/>
    <w:multiLevelType w:val="multilevel"/>
    <w:tmpl w:val="53F2CEC4"/>
    <w:lvl w:ilvl="0">
      <w:start w:val="1"/>
      <w:numFmt w:val="decimal"/>
      <w:suff w:val="space"/>
      <w:lvlText w:val="%1 "/>
      <w:lvlJc w:val="left"/>
      <w:pPr>
        <w:ind w:left="0" w:firstLine="0"/>
      </w:pPr>
      <w:rPr>
        <w:rFonts w:hint="eastAsia"/>
        <w:color w:val="auto"/>
      </w:rPr>
    </w:lvl>
    <w:lvl w:ilvl="1">
      <w:start w:val="1"/>
      <w:numFmt w:val="decimal"/>
      <w:suff w:val="space"/>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271A46F0"/>
    <w:multiLevelType w:val="singleLevel"/>
    <w:tmpl w:val="271A46F0"/>
    <w:lvl w:ilvl="0">
      <w:start w:val="1"/>
      <w:numFmt w:val="decimal"/>
      <w:suff w:val="nothing"/>
      <w:lvlText w:val="%1、"/>
      <w:lvlJc w:val="left"/>
    </w:lvl>
  </w:abstractNum>
  <w:abstractNum w:abstractNumId="3" w15:restartNumberingAfterBreak="0">
    <w:nsid w:val="6AD070A0"/>
    <w:multiLevelType w:val="multilevel"/>
    <w:tmpl w:val="6AD070A0"/>
    <w:lvl w:ilvl="0">
      <w:start w:val="1"/>
      <w:numFmt w:val="decimal"/>
      <w:suff w:val="nothing"/>
      <w:lvlText w:val="%1）"/>
      <w:lvlJc w:val="left"/>
      <w:pPr>
        <w:ind w:left="0" w:firstLine="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5"/>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zY1YzA0NmRjYTZmYjlmZDgwNGMxZWM0ZDc1OTkwZDEifQ=="/>
    <w:docVar w:name="NE.Ref{00F7A03E-7A7F-4D40-BD80-1410BF03CE08}" w:val=" ADDIN NE.Ref.{00F7A03E-7A7F-4D40-BD80-1410BF03CE08}&lt;Citation&gt;&lt;Group&gt;&lt;References&gt;&lt;Item&gt;&lt;ID&gt;13&lt;/ID&gt;&lt;UID&gt;{ED752FD8-BBB9-4FB3-BE60-305C840D22A1}&lt;/UID&gt;&lt;Title&gt;CFD Ship Airwake Analysis for Helicopter Flight Simulators&lt;/Title&gt;&lt;Template&gt;Conference Proceedings&lt;/Template&gt;&lt;Star&gt;0&lt;/Star&gt;&lt;Tag&gt;0&lt;/Tag&gt;&lt;Author&gt;Bogstad, M C; Ait-Ali-Yahia, D; Metcalfe, L; Habashi, W G; Giannias, N; Longo, V&lt;/Author&gt;&lt;Year&gt;1999&lt;/Year&gt;&lt;Details&gt;&lt;_created&gt;64422167&lt;/_created&gt;&lt;_modified&gt;64422478&lt;/_modified&gt;&lt;_place_published&gt;Reno, Nevada, United States&lt;/_place_published&gt;&lt;_publisher&gt;American Institute of Aeronautics and Astronautics, Inc.&lt;/_publisher&gt;&lt;/Details&gt;&lt;Extra&gt;&lt;DBUID&gt;{78823FF2-1636-4755-9EEC-C1542B694A52}&lt;/DBUID&gt;&lt;/Extra&gt;&lt;/Item&gt;&lt;/References&gt;&lt;/Group&gt;&lt;Group&gt;&lt;References&gt;&lt;Item&gt;&lt;ID&gt;14&lt;/ID&gt;&lt;UID&gt;{8C84BF52-860F-4191-A300-FCF2F1D04A0F}&lt;/UID&gt;&lt;Title&gt;Computational-Fluid-Dynamics Based Advanced Ship-Airwake Database for Helicopter Flight Simulators&lt;/Title&gt;&lt;Template&gt;Journal Article&lt;/Template&gt;&lt;Star&gt;0&lt;/Star&gt;&lt;Tag&gt;0&lt;/Tag&gt;&lt;Author&gt;Bogstad, M C; Habashi, W G; Akel, I; Ait-Ali-Yahia, D; Giannias, N; Longo, V&lt;/Author&gt;&lt;Year&gt;2002&lt;/Year&gt;&lt;Details&gt;&lt;_collection_scope&gt;SCI;SCIE;EI&lt;/_collection_scope&gt;&lt;_created&gt;64422167&lt;/_created&gt;&lt;_impact_factor&gt;   1.249&lt;/_impact_factor&gt;&lt;_issue&gt;5&lt;/_issue&gt;&lt;_journal&gt;Journal of Aircraft&lt;/_journal&gt;&lt;_modified&gt;64422167&lt;/_modified&gt;&lt;_pages&gt;830-838&lt;/_pages&gt;&lt;_volume&gt;39&lt;/_volume&gt;&lt;/Details&gt;&lt;Extra&gt;&lt;DBUID&gt;{78823FF2-1636-4755-9EEC-C1542B694A52}&lt;/DBUID&gt;&lt;/Extra&gt;&lt;/Item&gt;&lt;/References&gt;&lt;/Group&gt;&lt;/Citation&gt;_x000a_"/>
    <w:docVar w:name="NE.Ref{016DEF74-2CD7-4A73-B177-9462FEE49248}" w:val=" ADDIN NE.Ref.{016DEF74-2CD7-4A73-B177-9462FEE49248}&lt;Citation&gt;&lt;Group&gt;&lt;References&gt;&lt;Item&gt;&lt;ID&gt;31&lt;/ID&gt;&lt;UID&gt;{D922A427-8313-4992-AD43-A15900E8A1AE}&lt;/UID&gt;&lt;Title&gt;Shipboard Launch and Recovery of RPV Helicopters in High Sea States&lt;/Title&gt;&lt;Template&gt;Conference Proceedings&lt;/Template&gt;&lt;Star&gt;0&lt;/Star&gt;&lt;Tag&gt;0&lt;/Tag&gt;&lt;Author&gt;Gevaert, G; Schulze, E&lt;/Author&gt;&lt;Year&gt;1978&lt;/Year&gt;&lt;Details&gt;&lt;_created&gt;64422167&lt;/_created&gt;&lt;_modified&gt;64422479&lt;/_modified&gt;&lt;_place_published&gt;Palo Alto, California, United States&lt;/_place_published&gt;&lt;_publisher&gt;American Institute of Aeronautics and Astronautics, Inc.&lt;/_publisher&gt;&lt;/Details&gt;&lt;Extra&gt;&lt;DBUID&gt;{78823FF2-1636-4755-9EEC-C1542B694A52}&lt;/DBUID&gt;&lt;/Extra&gt;&lt;/Item&gt;&lt;/References&gt;&lt;/Group&gt;&lt;/Citation&gt;_x000a_"/>
    <w:docVar w:name="NE.Ref{01C932BD-86F7-44BB-9722-2C103F89DA40}" w:val=" ADDIN NE.Ref.{01C932BD-86F7-44BB-9722-2C103F89DA40}&lt;Citation&gt;&lt;Group&gt;&lt;References&gt;&lt;Item&gt;&lt;ID&gt;72&lt;/ID&gt;&lt;UID&gt;{79E99F17-F67F-402F-B298-8A4B901D8FCA}&lt;/UID&gt;&lt;Title&gt;Nonlinear Helicopter and Ship Models for Predictive Control of Ship Landing Operations&lt;/Title&gt;&lt;Template&gt;Conference Proceedings&lt;/Template&gt;&lt;Star&gt;0&lt;/Star&gt;&lt;Tag&gt;0&lt;/Tag&gt;&lt;Author&gt;Ngo, Tri D; Sultan, Cornel&lt;/Author&gt;&lt;Year&gt;2014&lt;/Year&gt;&lt;Details&gt;&lt;_created&gt;64422167&lt;/_created&gt;&lt;_modified&gt;64422479&lt;/_modified&gt;&lt;_place_published&gt;National Harbor, Maryland, United States&lt;/_place_published&gt;&lt;_publisher&gt;American Institute of Aeronautics and Astronautics, Inc.&lt;/_publisher&gt;&lt;/Details&gt;&lt;Extra&gt;&lt;DBUID&gt;{78823FF2-1636-4755-9EEC-C1542B694A52}&lt;/DBUID&gt;&lt;/Extra&gt;&lt;/Item&gt;&lt;/References&gt;&lt;/Group&gt;&lt;/Citation&gt;_x000a_"/>
    <w:docVar w:name="NE.Ref{0CEF6644-C2E5-47A2-84C9-C9E71D5C7408}" w:val=" ADDIN NE.Ref.{0CEF6644-C2E5-47A2-84C9-C9E71D5C7408}&lt;Citation&gt;&lt;Group&gt;&lt;References&gt;&lt;Item&gt;&lt;ID&gt;15&lt;/ID&gt;&lt;UID&gt;{7247DB28-6AFA-461F-8DDD-DDBB70E2E631}&lt;/UID&gt;&lt;Title&gt;Rotor Wake Modeling for Flight Dynamic Simulation of Helicopters&lt;/Title&gt;&lt;Template&gt;Journal Article&lt;/Template&gt;&lt;Star&gt;0&lt;/Star&gt;&lt;Tag&gt;0&lt;/Tag&gt;&lt;Author&gt;Brown, Richard E&lt;/Author&gt;&lt;Year&gt;2000&lt;/Year&gt;&lt;Details&gt;&lt;_collection_scope&gt;SCI;SCIE;EI&lt;/_collection_scope&gt;&lt;_created&gt;64422167&lt;/_created&gt;&lt;_impact_factor&gt;   2.127&lt;/_impact_factor&gt;&lt;_issue&gt;1&lt;/_issue&gt;&lt;_journal&gt;AIAA Journal&lt;/_journal&gt;&lt;_modified&gt;64422167&lt;/_modified&gt;&lt;_pages&gt;57-63&lt;/_pages&gt;&lt;_volume&gt;38&lt;/_volume&gt;&lt;/Details&gt;&lt;Extra&gt;&lt;DBUID&gt;{78823FF2-1636-4755-9EEC-C1542B694A52}&lt;/DBUID&gt;&lt;/Extra&gt;&lt;/Item&gt;&lt;/References&gt;&lt;/Group&gt;&lt;Group&gt;&lt;References&gt;&lt;Item&gt;&lt;ID&gt;38&lt;/ID&gt;&lt;UID&gt;{8F80415A-38BA-4152-B4F0-10B901D1549C}&lt;/UID&gt;&lt;Title&gt;Rotor-Wake Modeling for Simulation of Helicopter Flight Mechanics in Autorotation&lt;/Title&gt;&lt;Template&gt;Journal Article&lt;/Template&gt;&lt;Star&gt;0&lt;/Star&gt;&lt;Tag&gt;0&lt;/Tag&gt;&lt;Author&gt;Houston, S S; Brown, R E&lt;/Author&gt;&lt;Year&gt;2003&lt;/Year&gt;&lt;Details&gt;&lt;_collection_scope&gt;SCI;SCIE;EI&lt;/_collection_scope&gt;&lt;_created&gt;64422167&lt;/_created&gt;&lt;_impact_factor&gt;   1.249&lt;/_impact_factor&gt;&lt;_issue&gt;5&lt;/_issue&gt;&lt;_journal&gt;Journal of Aircraft&lt;/_journal&gt;&lt;_modified&gt;64422167&lt;/_modified&gt;&lt;_pages&gt;938-945&lt;/_pages&gt;&lt;_volume&gt;40&lt;/_volume&gt;&lt;/Details&gt;&lt;Extra&gt;&lt;DBUID&gt;{78823FF2-1636-4755-9EEC-C1542B694A52}&lt;/DBUID&gt;&lt;/Extra&gt;&lt;/Item&gt;&lt;/References&gt;&lt;/Group&gt;&lt;/Citation&gt;_x000a_"/>
    <w:docVar w:name="NE.Ref{17D7B222-C5E2-4A79-8831-2E239BE86307}" w:val=" ADDIN NE.Ref.{17D7B222-C5E2-4A79-8831-2E239BE86307}&lt;Citation&gt;&lt;Group&gt;&lt;References&gt;&lt;Item&gt;&lt;ID&gt;40&lt;/ID&gt;&lt;UID&gt;{D6145124-910A-4F69-A7A7-96D6F83E464C}&lt;/UID&gt;&lt;Title&gt;Interaction of Tip‐Vortices in the Wake of a Two‐Bladed Rotor in Axial Flight&lt;/Title&gt;&lt;Template&gt;Journal Article&lt;/Template&gt;&lt;Star&gt;0&lt;/Star&gt;&lt;Tag&gt;0&lt;/Tag&gt;&lt;Author&gt;Jain, Rohit; Conlisk, A T&lt;/Author&gt;&lt;Year&gt;2000&lt;/Year&gt;&lt;Details&gt;&lt;_collection_scope&gt;SCI;SCIE;EI&lt;/_collection_scope&gt;&lt;_created&gt;64422167&lt;/_created&gt;&lt;_impact_factor&gt;   1.101&lt;/_impact_factor&gt;&lt;_issue&gt;8&lt;/_issue&gt;&lt;_journal&gt;Journal of the American Helicopter Society&lt;/_journal&gt;&lt;_modified&gt;64422167&lt;/_modified&gt;&lt;_pages&gt;157-164&lt;/_pages&gt;&lt;_volume&gt;45&lt;/_volume&gt;&lt;/Details&gt;&lt;Extra&gt;&lt;DBUID&gt;{78823FF2-1636-4755-9EEC-C1542B694A52}&lt;/DBUID&gt;&lt;/Extra&gt;&lt;/Item&gt;&lt;/References&gt;&lt;/Group&gt;&lt;/Citation&gt;_x000a_"/>
    <w:docVar w:name="NE.Ref{17FDDF3F-0291-4952-8DAD-603C01B455BE}" w:val=" ADDIN NE.Ref.{17FDDF3F-0291-4952-8DAD-603C01B455BE}&lt;Citation&gt;&lt;Group&gt;&lt;References&gt;&lt;Item&gt;&lt;ID&gt;14&lt;/ID&gt;&lt;UID&gt;{8C84BF52-860F-4191-A300-FCF2F1D04A0F}&lt;/UID&gt;&lt;Title&gt;Computational-Fluid-Dynamics Based Advanced Ship-Airwake Database for Helicopter Flight Simulators&lt;/Title&gt;&lt;Template&gt;Journal Article&lt;/Template&gt;&lt;Star&gt;0&lt;/Star&gt;&lt;Tag&gt;0&lt;/Tag&gt;&lt;Author&gt;Bogstad, M C; Habashi, W G; Akel, I; Ait-Ali-Yahia, D; Giannias, N; Longo, V&lt;/Author&gt;&lt;Year&gt;2002&lt;/Year&gt;&lt;Details&gt;&lt;_collection_scope&gt;SCI;SCIE;EI&lt;/_collection_scope&gt;&lt;_created&gt;64422167&lt;/_created&gt;&lt;_impact_factor&gt;   1.249&lt;/_impact_factor&gt;&lt;_issue&gt;5&lt;/_issue&gt;&lt;_journal&gt;Journal of Aircraft&lt;/_journal&gt;&lt;_modified&gt;64422167&lt;/_modified&gt;&lt;_pages&gt;830-838&lt;/_pages&gt;&lt;_volume&gt;39&lt;/_volume&gt;&lt;/Details&gt;&lt;Extra&gt;&lt;DBUID&gt;{78823FF2-1636-4755-9EEC-C1542B694A52}&lt;/DBUID&gt;&lt;/Extra&gt;&lt;/Item&gt;&lt;/References&gt;&lt;/Group&gt;&lt;/Citation&gt;_x000a_"/>
    <w:docVar w:name="NE.Ref{18407443-2EB3-4BC2-9C6D-2017FF72EBC5}" w:val=" ADDIN NE.Ref.{18407443-2EB3-4BC2-9C6D-2017FF72EBC5}&lt;Citation&gt;&lt;Group&gt;&lt;References&gt;&lt;Item&gt;&lt;ID&gt;26&lt;/ID&gt;&lt;UID&gt;{B8C56956-A509-40BC-9EA3-6996A0AAC458}&lt;/UID&gt;&lt;Title&gt;Airflow Patterns in the Neighbourhood of Helicopter Rotors: A Description of Some Smoke Tests Carried out in a Wind‐Tunnel at Amsterdam&lt;/Title&gt;&lt;Template&gt;Journal Article&lt;/Template&gt;&lt;Star&gt;0&lt;/Star&gt;&lt;Tag&gt;0&lt;/Tag&gt;&lt;Author&gt;Drees, J M; Hendal, W P&lt;/Author&gt;&lt;Year&gt;1951&lt;/Year&gt;&lt;Details&gt;&lt;_collection_scope&gt;SCIE&lt;/_collection_scope&gt;&lt;_created&gt;64422167&lt;/_created&gt;&lt;_impact_factor&gt;   0.975&lt;/_impact_factor&gt;&lt;_issue&gt;4&lt;/_issue&gt;&lt;_journal&gt;Aircraft Engineering and Aerospace Technology&lt;/_journal&gt;&lt;_modified&gt;64422167&lt;/_modified&gt;&lt;_pages&gt;107–111&lt;/_pages&gt;&lt;_volume&gt;23&lt;/_volume&gt;&lt;/Details&gt;&lt;Extra&gt;&lt;DBUID&gt;{78823FF2-1636-4755-9EEC-C1542B694A52}&lt;/DBUID&gt;&lt;/Extra&gt;&lt;/Item&gt;&lt;/References&gt;&lt;/Group&gt;&lt;/Citation&gt;_x000a_"/>
    <w:docVar w:name="NE.Ref{19D1D459-6ED9-41A3-AC0B-92DB9DC88C26}" w:val=" ADDIN NE.Ref.{19D1D459-6ED9-41A3-AC0B-92DB9DC88C26}&lt;Citation&gt;&lt;Group&gt;&lt;References&gt;&lt;Item&gt;&lt;ID&gt;107&lt;/ID&gt;&lt;UID&gt;{386BCA49-7F32-4F94-97F9-6FFD6837E2A0}&lt;/UID&gt;&lt;Title&gt;时间准确自由尾迹方法建模及（倾转）旋翼气动特性分析&lt;/Title&gt;&lt;Template&gt;Thesis&lt;/Template&gt;&lt;Star&gt;0&lt;/Star&gt;&lt;Tag&gt;0&lt;/Tag&gt;&lt;Author&gt;李春华&lt;/Author&gt;&lt;Year&gt;2007&lt;/Year&gt;&lt;Details&gt;&lt;_created&gt;64422167&lt;/_created&gt;&lt;_modified&gt;64422167&lt;/_modified&gt;&lt;_place_published&gt;南京&lt;/_place_published&gt;&lt;_publisher&gt;南京航空航天大学&lt;/_publisher&gt;&lt;_type_work&gt;PhdLi2007,&lt;/_type_work&gt;&lt;_translated_author&gt;Li, Chunhua&lt;/_translated_author&gt;&lt;/Details&gt;&lt;Extra&gt;&lt;DBUID&gt;{78823FF2-1636-4755-9EEC-C1542B694A52}&lt;/DBUID&gt;&lt;/Extra&gt;&lt;/Item&gt;&lt;/References&gt;&lt;/Group&gt;&lt;/Citation&gt;_x000a_"/>
    <w:docVar w:name="NE.Ref{1E2742FF-267B-46A5-B915-01025A3D09EA}" w:val=" ADDIN NE.Ref.{1E2742FF-267B-46A5-B915-01025A3D09EA}&lt;Citation&gt;&lt;Group&gt;&lt;References&gt;&lt;Item&gt;&lt;ID&gt;91&lt;/ID&gt;&lt;UID&gt;{65A6BFD9-033D-421D-8DEB-321C3068E6C2}&lt;/UID&gt;&lt;Title&gt;The Lift Distribution of Swept-Back Wings&lt;/Title&gt;&lt;Template&gt;Report&lt;/Template&gt;&lt;Star&gt;0&lt;/Star&gt;&lt;Tag&gt;0&lt;/Tag&gt;&lt;Author&gt;Weissinger, J&lt;/Author&gt;&lt;Year&gt;1947&lt;/Year&gt;&lt;Details&gt;&lt;_created&gt;64422167&lt;/_created&gt;&lt;_modified&gt;64422167&lt;/_modified&gt;&lt;_place_published&gt;Langley Field, Virginia, United States&lt;/_place_published&gt;&lt;_publisher&gt;NACA Langley Aeronautical Lab&lt;/_publisher&gt;&lt;/Details&gt;&lt;Extra&gt;&lt;DBUID&gt;{78823FF2-1636-4755-9EEC-C1542B694A52}&lt;/DBUID&gt;&lt;/Extra&gt;&lt;/Item&gt;&lt;/References&gt;&lt;/Group&gt;&lt;/Citation&gt;_x000a_"/>
    <w:docVar w:name="NE.Ref{1E50DC13-12B4-47D4-8673-B04072D79054}" w:val=" ADDIN NE.Ref.{1E50DC13-12B4-47D4-8673-B04072D79054}&lt;Citation&gt;&lt;Group&gt;&lt;References&gt;&lt;Item&gt;&lt;ID&gt;90&lt;/ID&gt;&lt;UID&gt;{D54AD7E4-61BB-4DC6-B05E-2FE5CF872A7D}&lt;/UID&gt;&lt;Title&gt;Analytical Modeling of SH-2F Helicopter Shipboard Operation&lt;/Title&gt;&lt;Template&gt;Journal Article&lt;/Template&gt;&lt;Star&gt;0&lt;/Star&gt;&lt;Tag&gt;0&lt;/Tag&gt;&lt;Author&gt;Wei, Fu-Shang; Baitis, Erich; William, Meyers&lt;/Author&gt;&lt;Year&gt;1992&lt;/Year&gt;&lt;Details&gt;&lt;_collection_scope&gt;SCI;SCIE;EI&lt;/_collection_scope&gt;&lt;_created&gt;64422167&lt;/_created&gt;&lt;_impact_factor&gt;   1.249&lt;/_impact_factor&gt;&lt;_issue&gt;5&lt;/_issue&gt;&lt;_journal&gt;Journal of Aircraft&lt;/_journal&gt;&lt;_modified&gt;64422167&lt;/_modified&gt;&lt;_pages&gt;877-885&lt;/_pages&gt;&lt;_volume&gt;29&lt;/_volume&gt;&lt;/Details&gt;&lt;Extra&gt;&lt;DBUID&gt;{78823FF2-1636-4755-9EEC-C1542B694A52}&lt;/DBUID&gt;&lt;/Extra&gt;&lt;/Item&gt;&lt;/References&gt;&lt;/Group&gt;&lt;/Citation&gt;_x000a_"/>
    <w:docVar w:name="NE.Ref{2456334B-256D-4847-820E-DBCA61C2226E}" w:val=" ADDIN NE.Ref.{2456334B-256D-4847-820E-DBCA61C2226E}&lt;Citation&gt;&lt;Group&gt;&lt;References&gt;&lt;Item&gt;&lt;ID&gt;68&lt;/ID&gt;&lt;UID&gt;{F21521D6-996A-4FD2-9EB7-EC3E5A0BD1D0}&lt;/UID&gt;&lt;Title&gt;Free-Vortex Filament Methods for the Analysis of Helicopter Rotor Wakes&lt;/Title&gt;&lt;Template&gt;Journal Article&lt;/Template&gt;&lt;Star&gt;0&lt;/Star&gt;&lt;Tag&gt;0&lt;/Tag&gt;&lt;Author&gt;Leishman, J Gordon; Bhagwat, Mahendra J; Bagai, Ashish&lt;/Author&gt;&lt;Year&gt;2002&lt;/Year&gt;&lt;Details&gt;&lt;_collection_scope&gt;SCI;SCIE;EI&lt;/_collection_scope&gt;&lt;_created&gt;64422167&lt;/_created&gt;&lt;_impact_factor&gt;   1.249&lt;/_impact_factor&gt;&lt;_issue&gt;5&lt;/_issue&gt;&lt;_journal&gt;Journal of Aircraft&lt;/_journal&gt;&lt;_modified&gt;64422167&lt;/_modified&gt;&lt;_pages&gt;759-775&lt;/_pages&gt;&lt;_volume&gt;39&lt;/_volume&gt;&lt;/Details&gt;&lt;Extra&gt;&lt;DBUID&gt;{78823FF2-1636-4755-9EEC-C1542B694A52}&lt;/DBUID&gt;&lt;/Extra&gt;&lt;/Item&gt;&lt;/References&gt;&lt;/Group&gt;&lt;Group&gt;&lt;References&gt;&lt;Item&gt;&lt;ID&gt;12&lt;/ID&gt;&lt;UID&gt;{51B0D91B-E2E2-41E2-BCAD-E5F6D5358F6B}&lt;/UID&gt;&lt;Title&gt;Time-Accurate Free-Vortex Wake Model for Dynamic Rotor Response&lt;/Title&gt;&lt;Template&gt;Conference Proceedings&lt;/Template&gt;&lt;Star&gt;0&lt;/Star&gt;&lt;Tag&gt;0&lt;/Tag&gt;&lt;Author&gt;Bhagwat, Mahendra J; Leishman, J Gordon&lt;/Author&gt;&lt;Year&gt;2000&lt;/Year&gt;&lt;Details&gt;&lt;_created&gt;64422167&lt;/_created&gt;&lt;_modified&gt;64422479&lt;/_modified&gt;&lt;_place_published&gt;Atlanta, Georgia, United States&lt;/_place_published&gt;&lt;_publisher&gt;American Institute of Aeronautics and Astronautics, Inc.&lt;/_publisher&gt;&lt;/Details&gt;&lt;Extra&gt;&lt;DBUID&gt;{78823FF2-1636-4755-9EEC-C1542B694A52}&lt;/DBUID&gt;&lt;/Extra&gt;&lt;/Item&gt;&lt;/References&gt;&lt;/Group&gt;&lt;Group&gt;&lt;References&gt;&lt;Item&gt;&lt;ID&gt;11&lt;/ID&gt;&lt;UID&gt;{D891C9ED-5801-4607-8E57-52CE384E2965}&lt;/UID&gt;&lt;Title&gt;Stability Analysis of Helicopter Rotor Wakes in Axial Flight&lt;/Title&gt;&lt;Template&gt;Journal Article&lt;/Template&gt;&lt;Star&gt;0&lt;/Star&gt;&lt;Tag&gt;0&lt;/Tag&gt;&lt;Author&gt;Bhagwat, Mahendra J; Leishman, J&lt;/Author&gt;&lt;Year&gt;2000&lt;/Year&gt;&lt;Details&gt;&lt;_collection_scope&gt;SCI;SCIE;EI&lt;/_collection_scope&gt;&lt;_created&gt;64422167&lt;/_created&gt;&lt;_impact_factor&gt;   1.101&lt;/_impact_factor&gt;&lt;_issue&gt;3&lt;/_issue&gt;&lt;_journal&gt;Journal of the American Helicopter Society&lt;/_journal&gt;&lt;_modified&gt;64422167&lt;/_modified&gt;&lt;_pages&gt;165-178&lt;/_pages&gt;&lt;_volume&gt;45&lt;/_volume&gt;&lt;/Details&gt;&lt;Extra&gt;&lt;DBUID&gt;{78823FF2-1636-4755-9EEC-C1542B694A52}&lt;/DBUID&gt;&lt;/Extra&gt;&lt;/Item&gt;&lt;/References&gt;&lt;/Group&gt;&lt;Group&gt;&lt;References&gt;&lt;Item&gt;&lt;ID&gt;67&lt;/ID&gt;&lt;UID&gt;{E23EFE28-D857-40BE-AFDE-390F5B101346}&lt;/UID&gt;&lt;Title&gt;The Vortex Ring State as a Spatially and Temporally Developing Wake Instability&lt;/Title&gt;&lt;Template&gt;Journal Article&lt;/Template&gt;&lt;Star&gt;0&lt;/Star&gt;&lt;Tag&gt;0&lt;/Tag&gt;&lt;Author&gt;Leishman, J Gordon; Bhagwat, Mahendra J; Ananthan, Shreyas&lt;/Author&gt;&lt;Year&gt;2004&lt;/Year&gt;&lt;Details&gt;&lt;_collection_scope&gt;SCI;SCIE;EI&lt;/_collection_scope&gt;&lt;_created&gt;64422167&lt;/_created&gt;&lt;_impact_factor&gt;   1.101&lt;/_impact_factor&gt;&lt;_issue&gt;2&lt;/_issue&gt;&lt;_journal&gt;Journal of the American Helicopter Society&lt;/_journal&gt;&lt;_modified&gt;64422167&lt;/_modified&gt;&lt;_pages&gt;160-175&lt;/_pages&gt;&lt;_volume&gt;49&lt;/_volume&gt;&lt;/Details&gt;&lt;Extra&gt;&lt;DBUID&gt;{78823FF2-1636-4755-9EEC-C1542B694A52}&lt;/DBUID&gt;&lt;/Extra&gt;&lt;/Item&gt;&lt;/References&gt;&lt;/Group&gt;&lt;/Citation&gt;_x000a_"/>
    <w:docVar w:name="NE.Ref{24C2FBB1-C22C-4151-9DAA-71ADDFE268B7}" w:val=" ADDIN NE.Ref.{24C2FBB1-C22C-4151-9DAA-71ADDFE268B7}&lt;Citation&gt;&lt;Group&gt;&lt;References&gt;&lt;Item&gt;&lt;ID&gt;4&lt;/ID&gt;&lt;UID&gt;{02D98548-6603-4A18-A72F-F0A42A4B06A8}&lt;/UID&gt;&lt;Title&gt;Fundamentals of Aerodynamics&lt;/Title&gt;&lt;Template&gt;Book&lt;/Template&gt;&lt;Star&gt;0&lt;/Star&gt;&lt;Tag&gt;0&lt;/Tag&gt;&lt;Author&gt;Anderson Jr., John D&lt;/Author&gt;&lt;Year&gt;2017&lt;/Year&gt;&lt;Details&gt;&lt;_created&gt;64422167&lt;/_created&gt;&lt;_edition&gt;6&lt;/_edition&gt;&lt;_modified&gt;64422672&lt;/_modified&gt;&lt;_place_published&gt;New York, United States&lt;/_place_published&gt;&lt;_publisher&gt;McGraw-Hill Education&lt;/_publisher&gt;&lt;/Details&gt;&lt;Extra&gt;&lt;DBUID&gt;{78823FF2-1636-4755-9EEC-C1542B694A52}&lt;/DBUID&gt;&lt;/Extra&gt;&lt;/Item&gt;&lt;/References&gt;&lt;/Group&gt;&lt;/Citation&gt;_x000a_"/>
    <w:docVar w:name="NE.Ref{24D6FDF6-5A20-411A-9019-99DBBBEDD97B}" w:val=" ADDIN NE.Ref.{24D6FDF6-5A20-411A-9019-99DBBBEDD97B}&lt;Citation&gt;&lt;Group&gt;&lt;References&gt;&lt;Item&gt;&lt;ID&gt;93&lt;/ID&gt;&lt;UID&gt;{EC6DA0B8-3795-4986-89EE-12565E1EDC2B}&lt;/UID&gt;&lt;Title&gt;Modeling the Mutual Distortions of Interacting Helicopter and Aircraft Wakes&lt;/Title&gt;&lt;Template&gt;Journal Article&lt;/Template&gt;&lt;Star&gt;0&lt;/Star&gt;&lt;Tag&gt;0&lt;/Tag&gt;&lt;Author&gt;Whitehouse, G R; Brown, R E&lt;/Author&gt;&lt;Year&gt;2003&lt;/Year&gt;&lt;Details&gt;&lt;_collection_scope&gt;SCI;SCIE;EI&lt;/_collection_scope&gt;&lt;_created&gt;64422167&lt;/_created&gt;&lt;_impact_factor&gt;   1.249&lt;/_impact_factor&gt;&lt;_issue&gt;3&lt;/_issue&gt;&lt;_journal&gt;Journal of Aircraft&lt;/_journal&gt;&lt;_modified&gt;64422167&lt;/_modified&gt;&lt;_pages&gt;440-449&lt;/_pages&gt;&lt;_volume&gt;40&lt;/_volume&gt;&lt;/Details&gt;&lt;Extra&gt;&lt;DBUID&gt;{78823FF2-1636-4755-9EEC-C1542B694A52}&lt;/DBUID&gt;&lt;/Extra&gt;&lt;/Item&gt;&lt;/References&gt;&lt;/Group&gt;&lt;/Citation&gt;_x000a_"/>
    <w:docVar w:name="NE.Ref{2D207687-8C71-480B-939A-F906F536ECCD}" w:val=" ADDIN NE.Ref.{2D207687-8C71-480B-939A-F906F536ECCD}&lt;Citation&gt;&lt;Group&gt;&lt;References&gt;&lt;Item&gt;&lt;ID&gt;81&lt;/ID&gt;&lt;UID&gt;{9480D5BF-8866-47C0-888A-004B69C7BDAB}&lt;/UID&gt;&lt;Title&gt;Solution Method for a Hovering Helicopter Rotor using the Euler Equation&lt;/Title&gt;&lt;Template&gt;Conference Proceedings&lt;/Template&gt;&lt;Star&gt;0&lt;/Star&gt;&lt;Tag&gt;0&lt;/Tag&gt;&lt;Author&gt;Roberts, T W; Murman, E M&lt;/Author&gt;&lt;Year&gt;1985&lt;/Year&gt;&lt;Details&gt;&lt;_created&gt;64422167&lt;/_created&gt;&lt;_modified&gt;64422479&lt;/_modified&gt;&lt;_place_published&gt;Reno, Nevada, United States&lt;/_place_published&gt;&lt;_publisher&gt;American Institute of Aeronautics and Astronautics, Inc.&lt;/_publisher&gt;&lt;/Details&gt;&lt;Extra&gt;&lt;DBUID&gt;{78823FF2-1636-4755-9EEC-C1542B694A52}&lt;/DBUID&gt;&lt;/Extra&gt;&lt;/Item&gt;&lt;/References&gt;&lt;/Group&gt;&lt;/Citation&gt;_x000a_"/>
    <w:docVar w:name="NE.Ref{2D995655-A299-4B7A-9BD4-D3644B4900A5}" w:val=" ADDIN NE.Ref.{2D995655-A299-4B7A-9BD4-D3644B4900A5}&lt;Citation&gt;&lt;Group&gt;&lt;References&gt;&lt;Item&gt;&lt;ID&gt;40&lt;/ID&gt;&lt;UID&gt;{D6145124-910A-4F69-A7A7-96D6F83E464C}&lt;/UID&gt;&lt;Title&gt;Interaction of Tip‐Vortices in the Wake of a Two‐Bladed Rotor in Axial Flight&lt;/Title&gt;&lt;Template&gt;Journal Article&lt;/Template&gt;&lt;Star&gt;0&lt;/Star&gt;&lt;Tag&gt;0&lt;/Tag&gt;&lt;Author&gt;Jain, Rohit; Conlisk, A T&lt;/Author&gt;&lt;Year&gt;2000&lt;/Year&gt;&lt;Details&gt;&lt;_collection_scope&gt;SCI;SCIE;EI&lt;/_collection_scope&gt;&lt;_created&gt;64422167&lt;/_created&gt;&lt;_impact_factor&gt;   1.101&lt;/_impact_factor&gt;&lt;_issue&gt;8&lt;/_issue&gt;&lt;_journal&gt;Journal of the American Helicopter Society&lt;/_journal&gt;&lt;_modified&gt;64422167&lt;/_modified&gt;&lt;_pages&gt;157-164&lt;/_pages&gt;&lt;_volume&gt;45&lt;/_volume&gt;&lt;/Details&gt;&lt;Extra&gt;&lt;DBUID&gt;{78823FF2-1636-4755-9EEC-C1542B694A52}&lt;/DBUID&gt;&lt;/Extra&gt;&lt;/Item&gt;&lt;/References&gt;&lt;/Group&gt;&lt;/Citation&gt;_x000a_"/>
    <w:docVar w:name="NE.Ref{35903517-75C6-4EB3-B588-53925F4A3BE6}" w:val=" ADDIN NE.Ref.{35903517-75C6-4EB3-B588-53925F4A3BE6}&lt;Citation&gt;&lt;Group&gt;&lt;References&gt;&lt;Item&gt;&lt;ID&gt;485&lt;/ID&gt;&lt;UID&gt;{762BEB61-32A5-4899-A2C5-988F9239FF7A}&lt;/UID&gt;&lt;Title&gt;Technical Comment on &amp;quot;Computational-Fluid-Dynamics Based Advanced Ship-Airwake Database for Helicopter Flight Simulation&amp;quot;&lt;/Title&gt;&lt;Template&gt;Journal Article&lt;/Template&gt;&lt;Star&gt;0&lt;/Star&gt;&lt;Tag&gt;0&lt;/Tag&gt;&lt;Author&gt;Zan, Steven&lt;/Author&gt;&lt;Year&gt;2003&lt;/Year&gt;&lt;Details&gt;&lt;_collection_scope&gt;SCI;SCIE;EI&lt;/_collection_scope&gt;&lt;_created&gt;64377486&lt;/_created&gt;&lt;_impact_factor&gt;   1.249&lt;/_impact_factor&gt;&lt;_issue&gt;5&lt;/_issue&gt;&lt;_journal&gt;Journal of Aircraft&lt;/_journal&gt;&lt;_modified&gt;64377486&lt;/_modified&gt;&lt;_pages&gt;1007-1007&lt;/_pages&gt;&lt;_volume&gt;40&lt;/_volume&gt;&lt;/Details&gt;&lt;Extra&gt;&lt;DBUID&gt;{31336468-E638-4E8A-9331-62E29CCF8525}&lt;/DBUID&gt;&lt;/Extra&gt;&lt;/Item&gt;&lt;/References&gt;&lt;/Group&gt;&lt;/Citation&gt;_x000a_"/>
    <w:docVar w:name="NE.Ref{3994F84A-6B6E-4A20-A0E1-54FA487DB6BC}" w:val=" ADDIN NE.Ref.{3994F84A-6B6E-4A20-A0E1-54FA487DB6BC}&lt;Citation&gt;&lt;Group&gt;&lt;References&gt;&lt;Item&gt;&lt;ID&gt;10&lt;/ID&gt;&lt;UID&gt;{EA6ED83F-91AF-4FA3-99EE-3D440DB76E44}&lt;/UID&gt;&lt;Title&gt;Flow Visualization of Compressible Vortex Structures Using Density Gradient Techniques&lt;/Title&gt;&lt;Template&gt;Journal Article&lt;/Template&gt;&lt;Star&gt;0&lt;/Star&gt;&lt;Tag&gt;0&lt;/Tag&gt;&lt;Author&gt;Bagai, Ashish; Leishman, J Gordon&lt;/Author&gt;&lt;Year&gt;1993&lt;/Year&gt;&lt;Details&gt;&lt;_collection_scope&gt;SCI;SCIE;EI&lt;/_collection_scope&gt;&lt;_created&gt;64422167&lt;/_created&gt;&lt;_impact_factor&gt;   2.480&lt;/_impact_factor&gt;&lt;_issue&gt;6&lt;/_issue&gt;&lt;_journal&gt;Experiments in Fluids&lt;/_journal&gt;&lt;_modified&gt;64422167&lt;/_modified&gt;&lt;_pages&gt;431-442&lt;/_pages&gt;&lt;_volume&gt;15&lt;/_volume&gt;&lt;/Details&gt;&lt;Extra&gt;&lt;DBUID&gt;{78823FF2-1636-4755-9EEC-C1542B694A52}&lt;/DBUID&gt;&lt;/Extra&gt;&lt;/Item&gt;&lt;/References&gt;&lt;/Group&gt;&lt;/Citation&gt;_x000a_"/>
    <w:docVar w:name="NE.Ref{419EFE4C-33FF-4FFF-9E8B-F2785801900E}" w:val=" ADDIN NE.Ref.{419EFE4C-33FF-4FFF-9E8B-F2785801900E}&lt;Citation&gt;&lt;Group&gt;&lt;References&gt;&lt;Item&gt;&lt;ID&gt;61&lt;/ID&gt;&lt;UID&gt;{7C636F74-8002-41EB-B611-82F84F9342BF}&lt;/UID&gt;&lt;Title&gt;Simulation of Pilot Control Activity During Helicopter Shipboard Operations&lt;/Title&gt;&lt;Template&gt;Conference Proceedings&lt;/Template&gt;&lt;Star&gt;0&lt;/Star&gt;&lt;Tag&gt;0&lt;/Tag&gt;&lt;Author&gt;Lee, Dooyong; Horn, Joseph F; Sezer-Uzol, Nilay; Long, Lyle N&lt;/Author&gt;&lt;Year&gt;2003&lt;/Year&gt;&lt;Details&gt;&lt;_created&gt;64422167&lt;/_created&gt;&lt;_modified&gt;64422479&lt;/_modified&gt;&lt;_place_published&gt;Austin, Texas, United States&lt;/_place_published&gt;&lt;_publisher&gt;American Institute of Aeronautics and Astronautics, Inc.&lt;/_publisher&gt;&lt;/Details&gt;&lt;Extra&gt;&lt;DBUID&gt;{78823FF2-1636-4755-9EEC-C1542B694A52}&lt;/DBUID&gt;&lt;/Extra&gt;&lt;/Item&gt;&lt;/References&gt;&lt;/Group&gt;&lt;Group&gt;&lt;References&gt;&lt;Item&gt;&lt;ID&gt;62&lt;/ID&gt;&lt;UID&gt;{2EF88AAB-FEA6-4766-9FC7-02968AA873E3}&lt;/UID&gt;&lt;Title&gt;Simulation of Helicopter Shipboard Launch and Recovery with Time-Accurate Airwakes&lt;/Title&gt;&lt;Template&gt;Journal Article&lt;/Template&gt;&lt;Star&gt;0&lt;/Star&gt;&lt;Tag&gt;0&lt;/Tag&gt;&lt;Author&gt;Lee, Dooyong; Sezer-Uzol, Nilay; Horn, Joseph F; Long, Lyle N&lt;/Author&gt;&lt;Year&gt;2005&lt;/Year&gt;&lt;Details&gt;&lt;_collection_scope&gt;SCI;SCIE;EI&lt;/_collection_scope&gt;&lt;_created&gt;64422167&lt;/_created&gt;&lt;_impact_factor&gt;   1.249&lt;/_impact_factor&gt;&lt;_issue&gt;2&lt;/_issue&gt;&lt;_journal&gt;Journal of Aircraft&lt;/_journal&gt;&lt;_modified&gt;64422167&lt;/_modified&gt;&lt;_pages&gt;448-461&lt;/_pages&gt;&lt;_volume&gt;42&lt;/_volume&gt;&lt;/Details&gt;&lt;Extra&gt;&lt;DBUID&gt;{78823FF2-1636-4755-9EEC-C1542B694A52}&lt;/DBUID&gt;&lt;/Extra&gt;&lt;/Item&gt;&lt;/References&gt;&lt;/Group&gt;&lt;/Citation&gt;_x000a_"/>
    <w:docVar w:name="NE.Ref{450EC11E-6E44-41FB-8CA1-490981D1E289}" w:val=" ADDIN NE.Ref.{450EC11E-6E44-41FB-8CA1-490981D1E289}&lt;Citation&gt;&lt;Group&gt;&lt;References&gt;&lt;Item&gt;&lt;ID&gt;126&lt;/ID&gt;&lt;UID&gt;{185E0704-B405-4F83-9110-E5C613537E86}&lt;/UID&gt;&lt;Title&gt;直升机技术发展与展望&lt;/Title&gt;&lt;Template&gt;Journal Article&lt;/Template&gt;&lt;Star&gt;0&lt;/Star&gt;&lt;Tag&gt;0&lt;/Tag&gt;&lt;Author&gt;邓景辉&lt;/Author&gt;&lt;Year&gt;2021&lt;/Year&gt;&lt;Details&gt;&lt;_journal&gt;航空科学技术&lt;/_journal&gt;&lt;_accessed&gt;64423746&lt;/_accessed&gt;&lt;_created&gt;64423745&lt;/_created&gt;&lt;_modified&gt;64423746&lt;/_modified&gt;&lt;_url&gt;https://kns.cnki.net/kcms/detail/detail.aspx?FileName=HKKX202101003&amp;amp;DbName=CJFQ2021&lt;/_url&gt;&lt;_volume&gt;32&lt;/_volume&gt;&lt;_issue&gt;01&lt;/_issue&gt;&lt;_pages&gt;10-16&lt;/_pages&gt;&lt;_cited_count&gt;6&lt;/_cited_count&gt;&lt;_date&gt;63675360&lt;/_date&gt;&lt;_keywords&gt;直升机;绿色;隐身;高速;智能化;电气化&lt;/_keywords&gt;&lt;_author_aff&gt;中国直升机设计研究所;&lt;/_author_aff&gt;&lt;_db_updated&gt;CNKI - Reference&lt;/_db_updated&gt;&lt;_translated_author&gt;Deng, Jinghui&lt;/_translated_author&gt;&lt;/Details&gt;&lt;Extra&gt;&lt;DBUID&gt;{78823FF2-1636-4755-9EEC-C1542B694A52}&lt;/DBUID&gt;&lt;/Extra&gt;&lt;/Item&gt;&lt;/References&gt;&lt;/Group&gt;&lt;/Citation&gt;_x000a_"/>
    <w:docVar w:name="NE.Ref{452342BE-42C5-4729-8557-5BA2178CFBBF}" w:val=" ADDIN NE.Ref.{452342BE-42C5-4729-8557-5BA2178CFBBF}&lt;Citation&gt;&lt;Group&gt;&lt;References&gt;&lt;Item&gt;&lt;ID&gt;35&lt;/ID&gt;&lt;UID&gt;{B05D37A3-5A90-466D-98B1-618E87D40915}&lt;/UID&gt;&lt;Title&gt;Modeling Rotor Wake Dynamics with Viscous Vortex Particle Method&lt;/Title&gt;&lt;Template&gt;Journal Article&lt;/Template&gt;&lt;Star&gt;0&lt;/Star&gt;&lt;Tag&gt;0&lt;/Tag&gt;&lt;Author&gt;He, Chengjian; Zhao, Jinggen&lt;/Author&gt;&lt;Year&gt;2009&lt;/Year&gt;&lt;Details&gt;&lt;_collection_scope&gt;SCI;SCIE;EI&lt;/_collection_scope&gt;&lt;_created&gt;64422167&lt;/_created&gt;&lt;_impact_factor&gt;   2.127&lt;/_impact_factor&gt;&lt;_issue&gt;4&lt;/_issue&gt;&lt;_journal&gt;AIAA Journal&lt;/_journal&gt;&lt;_modified&gt;64422167&lt;/_modified&gt;&lt;_pages&gt;902-915&lt;/_pages&gt;&lt;_volume&gt;47&lt;/_volume&gt;&lt;/Details&gt;&lt;Extra&gt;&lt;DBUID&gt;{78823FF2-1636-4755-9EEC-C1542B694A52}&lt;/DBUID&gt;&lt;/Extra&gt;&lt;/Item&gt;&lt;/References&gt;&lt;/Group&gt;&lt;/Citation&gt;_x000a_"/>
    <w:docVar w:name="NE.Ref{47C1D2AF-562A-48F3-AC43-011B27597F4E}" w:val=" ADDIN NE.Ref.{47C1D2AF-562A-48F3-AC43-011B27597F4E}&lt;Citation&gt;&lt;Group&gt;&lt;References&gt;&lt;Item&gt;&lt;ID&gt;59&lt;/ID&gt;&lt;UID&gt;{87D509BE-14E8-4BE8-B905-C46B97CFD78B}&lt;/UID&gt;&lt;Title&gt;Analysis of the Nonlinear Coupling Effects of A Helicopter Downwash with an Unsteady Ship Airwake&lt;/Title&gt;&lt;Template&gt;Conference Proceedings&lt;/Template&gt;&lt;Star&gt;0&lt;/Star&gt;&lt;Tag&gt;0&lt;/Tag&gt;&lt;Author&gt;Landsberg, Alexandra; Boris, Jay; Sandberg, William; Young, Theodore R Jr&lt;/Author&gt;&lt;Year&gt;1995&lt;/Year&gt;&lt;Details&gt;&lt;_created&gt;64422167&lt;/_created&gt;&lt;_modified&gt;64422478&lt;/_modified&gt;&lt;_place_published&gt;Reno, Nevada, United States&lt;/_place_published&gt;&lt;_publisher&gt;American Institute of Aeronautics and Astronautics, Inc.&lt;/_publisher&gt;&lt;/Details&gt;&lt;Extra&gt;&lt;DBUID&gt;{78823FF2-1636-4755-9EEC-C1542B694A52}&lt;/DBUID&gt;&lt;/Extra&gt;&lt;/Item&gt;&lt;/References&gt;&lt;/Group&gt;&lt;/Citation&gt;_x000a_"/>
    <w:docVar w:name="NE.Ref{48EFA405-2709-41A8-874B-4B16A6313428}" w:val=" ADDIN NE.Ref.{48EFA405-2709-41A8-874B-4B16A6313428}&lt;Citation&gt;&lt;Group&gt;&lt;References&gt;&lt;Item&gt;&lt;ID&gt;15&lt;/ID&gt;&lt;UID&gt;{7247DB28-6AFA-461F-8DDD-DDBB70E2E631}&lt;/UID&gt;&lt;Title&gt;Rotor Wake Modeling for Flight Dynamic Simulation of Helicopters&lt;/Title&gt;&lt;Template&gt;Journal Article&lt;/Template&gt;&lt;Star&gt;0&lt;/Star&gt;&lt;Tag&gt;0&lt;/Tag&gt;&lt;Author&gt;Brown, Richard E&lt;/Author&gt;&lt;Year&gt;2000&lt;/Year&gt;&lt;Details&gt;&lt;_collection_scope&gt;SCI;SCIE;EI&lt;/_collection_scope&gt;&lt;_created&gt;64422167&lt;/_created&gt;&lt;_impact_factor&gt;   2.127&lt;/_impact_factor&gt;&lt;_issue&gt;1&lt;/_issue&gt;&lt;_journal&gt;AIAA Journal&lt;/_journal&gt;&lt;_modified&gt;64422167&lt;/_modified&gt;&lt;_pages&gt;57-63&lt;/_pages&gt;&lt;_volume&gt;38&lt;/_volume&gt;&lt;/Details&gt;&lt;Extra&gt;&lt;DBUID&gt;{78823FF2-1636-4755-9EEC-C1542B694A52}&lt;/DBUID&gt;&lt;/Extra&gt;&lt;/Item&gt;&lt;/References&gt;&lt;/Group&gt;&lt;/Citation&gt;_x000a_"/>
    <w:docVar w:name="NE.Ref{4CB9BB63-9B0A-42E3-8CCF-7B1C7110D53E}" w:val=" ADDIN NE.Ref.{4CB9BB63-9B0A-42E3-8CCF-7B1C7110D53E}&lt;Citation&gt;&lt;Group&gt;&lt;References&gt;&lt;Item&gt;&lt;ID&gt;122&lt;/ID&gt;&lt;UID&gt;{D67394BA-1AAE-4AC5-88E9-24890D37E45A}&lt;/UID&gt;&lt;Title&gt;共轴式双旋翼尾迹流场的水洞PIV测量&lt;/Title&gt;&lt;Template&gt;Journal Article&lt;/Template&gt;&lt;Star&gt;0&lt;/Star&gt;&lt;Tag&gt;0&lt;/Tag&gt;&lt;Author&gt;于世美; 邓彦敏&lt;/Author&gt;&lt;Year&gt;2007&lt;/Year&gt;&lt;Details&gt;&lt;_collection_scope&gt;CSCD;PKU;EI&lt;/_collection_scope&gt;&lt;_created&gt;64422167&lt;/_created&gt;&lt;_issue&gt;6&lt;/_issue&gt;&lt;_journal&gt;北京航空航天大学学报&lt;/_journal&gt;&lt;_modified&gt;64422167&lt;/_modified&gt;&lt;_pages&gt;635-639&lt;/_pages&gt;&lt;_volume&gt;33&lt;/_volume&gt;&lt;_translated_author&gt;Yu, Shimei;Deng, Yanmin&lt;/_translated_author&gt;&lt;/Details&gt;&lt;Extra&gt;&lt;DBUID&gt;{78823FF2-1636-4755-9EEC-C1542B694A52}&lt;/DBUID&gt;&lt;/Extra&gt;&lt;/Item&gt;&lt;/References&gt;&lt;/Group&gt;&lt;Group&gt;&lt;References&gt;&lt;Item&gt;&lt;ID&gt;110&lt;/ID&gt;&lt;UID&gt;{1E4305B1-F60E-4007-972C-A87263B7B69A}&lt;/UID&gt;&lt;Title&gt;共轴式双旋翼悬停诱导速度场的PIV实验研究&lt;/Title&gt;&lt;Template&gt;Journal Article&lt;/Template&gt;&lt;Star&gt;0&lt;/Star&gt;&lt;Tag&gt;0&lt;/Tag&gt;&lt;Author&gt;马杨超; 于世美; 邓彦敏&lt;/Author&gt;&lt;Year&gt;2012&lt;/Year&gt;&lt;Details&gt;&lt;_collection_scope&gt;CSCD;PKU&lt;/_collection_scope&gt;&lt;_created&gt;64422167&lt;/_created&gt;&lt;_issue&gt;1&lt;/_issue&gt;&lt;_journal&gt;实验流体力学&lt;/_journal&gt;&lt;_modified&gt;64422167&lt;/_modified&gt;&lt;_pages&gt;16-20&lt;/_pages&gt;&lt;_volume&gt;26&lt;/_volume&gt;&lt;_translated_author&gt;Ma, Yangchao;Yu, Shimei;Deng, Yanmin&lt;/_translated_author&gt;&lt;/Details&gt;&lt;Extra&gt;&lt;DBUID&gt;{78823FF2-1636-4755-9EEC-C1542B694A52}&lt;/DBUID&gt;&lt;/Extra&gt;&lt;/Item&gt;&lt;/References&gt;&lt;/Group&gt;&lt;/Citation&gt;_x000a_"/>
    <w:docVar w:name="NE.Ref{4F029EAE-4AE0-465E-B847-26E160021CA2}" w:val=" ADDIN NE.Ref.{4F029EAE-4AE0-465E-B847-26E160021CA2}&lt;Citation&gt;&lt;Group&gt;&lt;References&gt;&lt;Item&gt;&lt;ID&gt;20&lt;/ID&gt;&lt;UID&gt;{E516FCF3-38EC-46FC-A7D6-CE599E72BF2E}&lt;/UID&gt;&lt;Title&gt;Development of a Real-Time Simulation of a Ship-Correlated Airwake Model Interfaced with a Rotorcraft Dynamic Model&lt;/Title&gt;&lt;Template&gt;Conference Proceedings&lt;/Template&gt;&lt;Star&gt;0&lt;/Star&gt;&lt;Tag&gt;0&lt;/Tag&gt;&lt;Author&gt;Clement, Warren F; Gorder, Peter J; Jewell, Wayne F&lt;/Author&gt;&lt;Year&gt;1992&lt;/Year&gt;&lt;Details&gt;&lt;_created&gt;64422167&lt;/_created&gt;&lt;_modified&gt;64422478&lt;/_modified&gt;&lt;_place_published&gt;Hilton Head Island, South Carolina, United States&lt;/_place_published&gt;&lt;_publisher&gt;American Institute of Aeronautics and Astronautics, Inc.&lt;/_publisher&gt;&lt;/Details&gt;&lt;Extra&gt;&lt;DBUID&gt;{78823FF2-1636-4755-9EEC-C1542B694A52}&lt;/DBUID&gt;&lt;/Extra&gt;&lt;/Item&gt;&lt;/References&gt;&lt;/Group&gt;&lt;/Citation&gt;_x000a_"/>
    <w:docVar w:name="NE.Ref{51E78AEE-B01E-4CA7-A6C6-A694D385464E}" w:val=" ADDIN NE.Ref.{51E78AEE-B01E-4CA7-A6C6-A694D385464E}&lt;Citation&gt;&lt;Group&gt;&lt;References&gt;&lt;Item&gt;&lt;ID&gt;114&lt;/ID&gt;&lt;UID&gt;{E05885A1-A4F1-4929-A216-BC948A1878FE}&lt;/UID&gt;&lt;Title&gt;基于非定常面元/黏性涡粒子混合法的旋翼/平尾非定常气动干扰&lt;/Title&gt;&lt;Template&gt;Journal Article&lt;/Template&gt;&lt;Star&gt;0&lt;/Star&gt;&lt;Tag&gt;0&lt;/Tag&gt;&lt;Author&gt;谭剑锋; 王浩文; 吴超; 林长亮&lt;/Author&gt;&lt;Year&gt;2014&lt;/Year&gt;&lt;Details&gt;&lt;_collection_scope&gt;CSCD;PKU;EI&lt;/_collection_scope&gt;&lt;_created&gt;64422167&lt;/_created&gt;&lt;_issue&gt;3&lt;/_issue&gt;&lt;_journal&gt;航空学报&lt;/_journal&gt;&lt;_modified&gt;64422167&lt;/_modified&gt;&lt;_pages&gt;643-656&lt;/_pages&gt;&lt;_volume&gt;35&lt;/_volume&gt;&lt;_translated_author&gt;Tan, Jianfeng;Wang, Haowen;Wu, Chao;Lin, Zhangliang&lt;/_translated_author&gt;&lt;/Details&gt;&lt;Extra&gt;&lt;DBUID&gt;{78823FF2-1636-4755-9EEC-C1542B694A52}&lt;/DBUID&gt;&lt;/Extra&gt;&lt;/Item&gt;&lt;/References&gt;&lt;/Group&gt;&lt;/Citation&gt;_x000a_"/>
    <w:docVar w:name="NE.Ref{5332D2CE-08F7-4294-9D5F-FD64436DBD63}" w:val=" ADDIN NE.Ref.{5332D2CE-08F7-4294-9D5F-FD64436DBD63}&lt;Citation&gt;&lt;Group&gt;&lt;References&gt;&lt;Item&gt;&lt;ID&gt;34&lt;/ID&gt;&lt;UID&gt;{E9F5C935-8FDC-49C5-83D3-A317A6507852}&lt;/UID&gt;&lt;Title&gt;Flight Fidelity Options to Enhance Rotorcraft/Ship Testing and Training&lt;/Title&gt;&lt;Template&gt;Conference Proceedings&lt;/Template&gt;&lt;Star&gt;0&lt;/Star&gt;&lt;Tag&gt;0&lt;/Tag&gt;&lt;Author&gt;He, Chengjian; Lim, Mun Hong; Chen, Weibin&lt;/Author&gt;&lt;Year&gt;2008&lt;/Year&gt;&lt;Details&gt;&lt;_created&gt;64422167&lt;/_created&gt;&lt;_modified&gt;64422478&lt;/_modified&gt;&lt;_place_published&gt;Honolulu, Hawaii, United States&lt;/_place_published&gt;&lt;_publisher&gt;American Institute of Aeronautics and Astronautics, Inc.&lt;/_publisher&gt;&lt;/Details&gt;&lt;Extra&gt;&lt;DBUID&gt;{78823FF2-1636-4755-9EEC-C1542B694A52}&lt;/DBUID&gt;&lt;/Extra&gt;&lt;/Item&gt;&lt;/References&gt;&lt;/Group&gt;&lt;/Citation&gt;_x000a_"/>
    <w:docVar w:name="NE.Ref{53EF38E8-9044-4483-B1BD-5D0053A4D92D}" w:val=" ADDIN NE.Ref.{53EF38E8-9044-4483-B1BD-5D0053A4D92D}&lt;Citation&gt;&lt;Group&gt;&lt;References&gt;&lt;Item&gt;&lt;ID&gt;70&lt;/ID&gt;&lt;UID&gt;{6EA0A2C1-926C-4FE4-8CA2-C617F8F0A920}&lt;/UID&gt;&lt;Title&gt;Computational Ship Airwake Determination to Support Helicopter-Ship Dynamic Interface Assessment&lt;/Title&gt;&lt;Template&gt;Conference Proceedings&lt;/Template&gt;&lt;Star&gt;0&lt;/Star&gt;&lt;Tag&gt;0&lt;/Tag&gt;&lt;Author&gt;Muijden, Jaap Van; Boelens, Okko J; Vorst, Jasper Van Der; Gooden, Joop H M&lt;/Author&gt;&lt;Year&gt;2013&lt;/Year&gt;&lt;Details&gt;&lt;_created&gt;64422167&lt;/_created&gt;&lt;_modified&gt;64422478&lt;/_modified&gt;&lt;_place_published&gt;San Diego, California, United States&lt;/_place_published&gt;&lt;_publisher&gt;American Institute of Aeronautics and Astronautics, Inc.&lt;/_publisher&gt;&lt;/Details&gt;&lt;Extra&gt;&lt;DBUID&gt;{78823FF2-1636-4755-9EEC-C1542B694A52}&lt;/DBUID&gt;&lt;/Extra&gt;&lt;/Item&gt;&lt;/References&gt;&lt;/Group&gt;&lt;/Citation&gt;_x000a_"/>
    <w:docVar w:name="NE.Ref{54107DA9-0DDE-49E6-BF3E-0DE2E6EC5A03}" w:val=" ADDIN NE.Ref.{54107DA9-0DDE-49E6-BF3E-0DE2E6EC5A03}&lt;Citation&gt;&lt;Group&gt;&lt;References&gt;&lt;Item&gt;&lt;ID&gt;66&lt;/ID&gt;&lt;UID&gt;{0701B97B-C95D-4DF6-9BE6-AE84E298FBE6}&lt;/UID&gt;&lt;Title&gt;Measurements of Rotor Tip Vortices Using Three-Component Laser Doppler Velocimetry&lt;/Title&gt;&lt;Template&gt;Journal Article&lt;/Template&gt;&lt;Star&gt;0&lt;/Star&gt;&lt;Tag&gt;0&lt;/Tag&gt;&lt;Author&gt;Leishman, J Gordon; Baker, Andrew; Coyne, Alan&lt;/Author&gt;&lt;Year&gt;1996&lt;/Year&gt;&lt;Details&gt;&lt;_collection_scope&gt;SCI;SCIE;EI&lt;/_collection_scope&gt;&lt;_created&gt;64422167&lt;/_created&gt;&lt;_impact_factor&gt;   1.101&lt;/_impact_factor&gt;&lt;_issue&gt;4&lt;/_issue&gt;&lt;_journal&gt;Journal of the American Helicopter Society&lt;/_journal&gt;&lt;_modified&gt;64422167&lt;/_modified&gt;&lt;_pages&gt;342-353&lt;/_pages&gt;&lt;_volume&gt;41&lt;/_volume&gt;&lt;/Details&gt;&lt;Extra&gt;&lt;DBUID&gt;{78823FF2-1636-4755-9EEC-C1542B694A52}&lt;/DBUID&gt;&lt;/Extra&gt;&lt;/Item&gt;&lt;/References&gt;&lt;/Group&gt;&lt;Group&gt;&lt;References&gt;&lt;Item&gt;&lt;ID&gt;64&lt;/ID&gt;&lt;UID&gt;{33CB6CBF-8D28-4E34-86D7-A404F7A2DBA1}&lt;/UID&gt;&lt;Title&gt;Measurements of the Aperiodic Wake of a Hovering Rotor&lt;/Title&gt;&lt;Template&gt;Journal Article&lt;/Template&gt;&lt;Star&gt;1&lt;/Star&gt;&lt;Tag&gt;0&lt;/Tag&gt;&lt;Author&gt;Leishman, J Gordon&lt;/Author&gt;&lt;Year&gt;1998&lt;/Year&gt;&lt;Details&gt;&lt;_accessed&gt;64422670&lt;/_accessed&gt;&lt;_collection_scope&gt;SCI;SCIE;EI&lt;/_collection_scope&gt;&lt;_created&gt;64422167&lt;/_created&gt;&lt;_impact_factor&gt;   2.480&lt;/_impact_factor&gt;&lt;_issue&gt;4&lt;/_issue&gt;&lt;_journal&gt;Experiments in Fluids&lt;/_journal&gt;&lt;_modified&gt;64422670&lt;/_modified&gt;&lt;_pages&gt;352-361&lt;/_pages&gt;&lt;_volume&gt;25&lt;/_volume&gt;&lt;/Details&gt;&lt;Extra&gt;&lt;DBUID&gt;{78823FF2-1636-4755-9EEC-C1542B694A52}&lt;/DBUID&gt;&lt;/Extra&gt;&lt;/Item&gt;&lt;/References&gt;&lt;/Group&gt;&lt;/Citation&gt;_x000a_"/>
    <w:docVar w:name="NE.Ref{56A70C7D-8731-49C7-B25D-0FEE091F39B3}" w:val=" ADDIN NE.Ref.{56A70C7D-8731-49C7-B25D-0FEE091F39B3}&lt;Citation&gt;&lt;Group&gt;&lt;References&gt;&lt;Item&gt;&lt;ID&gt;7&lt;/ID&gt;&lt;UID&gt;{3AC759C7-589F-407D-8748-9BC124A0FC38}&lt;/UID&gt;&lt;Title&gt;Contributions to the Mathematical Modeling of Rotor Flow Fields Using a Pseudo-Implicit Free-Wake Analysis&lt;/Title&gt;&lt;Template&gt;Thesis&lt;/Template&gt;&lt;Star&gt;0&lt;/Star&gt;&lt;Tag&gt;0&lt;/Tag&gt;&lt;Author&gt;Bagai, Ashish&lt;/Author&gt;&lt;Year&gt;1995&lt;/Year&gt;&lt;Details&gt;&lt;_created&gt;64422167&lt;/_created&gt;&lt;_modified&gt;64422167&lt;/_modified&gt;&lt;_place_published&gt;College Park, Maryland, United States&lt;/_place_published&gt;&lt;_publisher&gt;University of Maryland, College Park&lt;/_publisher&gt;&lt;_type_work&gt;PhdBagai1995,&lt;/_type_work&gt;&lt;/Details&gt;&lt;Extra&gt;&lt;DBUID&gt;{78823FF2-1636-4755-9EEC-C1542B694A52}&lt;/DBUID&gt;&lt;/Extra&gt;&lt;/Item&gt;&lt;/References&gt;&lt;/Group&gt;&lt;Group&gt;&lt;References&gt;&lt;Item&gt;&lt;ID&gt;9&lt;/ID&gt;&lt;UID&gt;{4536394E-F0BE-4FB6-AB95-EE7ADDAD53C7}&lt;/UID&gt;&lt;Title&gt;Rotor Free-Wake Modeling Using a Pseudoimplicit Relaxation Algorithm&lt;/Title&gt;&lt;Template&gt;Journal Article&lt;/Template&gt;&lt;Star&gt;0&lt;/Star&gt;&lt;Tag&gt;0&lt;/Tag&gt;&lt;Author&gt;Bagai, A; Leishman, J G&lt;/Author&gt;&lt;Year&gt;1995&lt;/Year&gt;&lt;Details&gt;&lt;_collection_scope&gt;SCI;SCIE;EI&lt;/_collection_scope&gt;&lt;_created&gt;64422167&lt;/_created&gt;&lt;_impact_factor&gt;   1.249&lt;/_impact_factor&gt;&lt;_issue&gt;6&lt;/_issue&gt;&lt;_journal&gt;Journal of Aircraft&lt;/_journal&gt;&lt;_modified&gt;64422167&lt;/_modified&gt;&lt;_pages&gt;1276-1285&lt;/_pages&gt;&lt;_volume&gt;32&lt;/_volume&gt;&lt;/Details&gt;&lt;Extra&gt;&lt;DBUID&gt;{78823FF2-1636-4755-9EEC-C1542B694A52}&lt;/DBUID&gt;&lt;/Extra&gt;&lt;/Item&gt;&lt;/References&gt;&lt;/Group&gt;&lt;Group&gt;&lt;References&gt;&lt;Item&gt;&lt;ID&gt;8&lt;/ID&gt;&lt;UID&gt;{CC4CBB32-4016-4FD0-8E8A-CD90BF2D4315}&lt;/UID&gt;&lt;Title&gt;Free-Wake Analysis of Tandem, Tilt-Rotor and Coaxial Rotor Configurations&lt;/Title&gt;&lt;Template&gt;Journal Article&lt;/Template&gt;&lt;Star&gt;0&lt;/Star&gt;&lt;Tag&gt;0&lt;/Tag&gt;&lt;Author&gt;Bagai, Ashish; Leishman, J Gordon&lt;/Author&gt;&lt;Year&gt;1996&lt;/Year&gt;&lt;Details&gt;&lt;_collection_scope&gt;SCI;SCIE;EI&lt;/_collection_scope&gt;&lt;_created&gt;64422167&lt;/_created&gt;&lt;_impact_factor&gt;   1.101&lt;/_impact_factor&gt;&lt;_issue&gt;3&lt;/_issue&gt;&lt;_journal&gt;Journal of the American Helicopter Society&lt;/_journal&gt;&lt;_modified&gt;64422167&lt;/_modified&gt;&lt;_pages&gt;196-207&lt;/_pages&gt;&lt;_volume&gt;41&lt;/_volume&gt;&lt;/Details&gt;&lt;Extra&gt;&lt;DBUID&gt;{78823FF2-1636-4755-9EEC-C1542B694A52}&lt;/DBUID&gt;&lt;/Extra&gt;&lt;/Item&gt;&lt;/References&gt;&lt;/Group&gt;&lt;/Citation&gt;_x000a_"/>
    <w:docVar w:name="NE.Ref{57113091-E927-4A32-B34A-1A9C10FBBB9E}" w:val=" ADDIN NE.Ref.{57113091-E927-4A32-B34A-1A9C10FBBB9E}&lt;Citation&gt;&lt;Group&gt;&lt;References&gt;&lt;Item&gt;&lt;ID&gt;514&lt;/ID&gt;&lt;UID&gt;{B526E4D4-ADFA-4BDF-9055-04B203CF456C}&lt;/UID&gt;&lt;Title&gt;直升机手册&lt;/Title&gt;&lt;Template&gt;Book&lt;/Template&gt;&lt;Star&gt;1&lt;/Star&gt;&lt;Tag&gt;0&lt;/Tag&gt;&lt;Author&gt;倪先平&lt;/Author&gt;&lt;Year&gt;2003&lt;/Year&gt;&lt;Details&gt;&lt;_accessed&gt;64379564&lt;/_accessed&gt;&lt;_created&gt;64379564&lt;/_created&gt;&lt;_modified&gt;64379572&lt;/_modified&gt;&lt;_place_published&gt;北京&lt;/_place_published&gt;&lt;_publisher&gt;航空工业出版社&lt;/_publisher&gt;&lt;_translated_author&gt;Ni, Xianping&lt;/_translated_author&gt;&lt;/Details&gt;&lt;Extra&gt;&lt;DBUID&gt;{31336468-E638-4E8A-9331-62E29CCF8525}&lt;/DBUID&gt;&lt;/Extra&gt;&lt;/Item&gt;&lt;/References&gt;&lt;/Group&gt;&lt;/Citation&gt;_x000a_"/>
    <w:docVar w:name="NE.Ref{5D141E75-E848-4D1C-826D-24BF87C85447}" w:val=" ADDIN NE.Ref.{5D141E75-E848-4D1C-826D-24BF87C85447}&lt;Citation&gt;&lt;Group&gt;&lt;References&gt;&lt;Item&gt;&lt;ID&gt;28&lt;/ID&gt;&lt;UID&gt;{684BD245-D3F9-489D-A229-69BA2DFD28C3}&lt;/UID&gt;&lt;Title&gt;Ship-Helicopter Operating Limits Prediction Using Piloted Flight Simulation and Time-Accurate Airwakes&lt;/Title&gt;&lt;Template&gt;Journal Article&lt;/Template&gt;&lt;Star&gt;0&lt;/Star&gt;&lt;Tag&gt;0&lt;/Tag&gt;&lt;Author&gt;Forrest, James S; Owen, Ieuan; Padfield, Gareth D; Hodge, Steven J&lt;/Author&gt;&lt;Year&gt;2012&lt;/Year&gt;&lt;Details&gt;&lt;_collection_scope&gt;SCI;SCIE;EI&lt;/_collection_scope&gt;&lt;_created&gt;64422167&lt;/_created&gt;&lt;_impact_factor&gt;   1.249&lt;/_impact_factor&gt;&lt;_issue&gt;4&lt;/_issue&gt;&lt;_journal&gt;Journal of Aircraft&lt;/_journal&gt;&lt;_modified&gt;64422167&lt;/_modified&gt;&lt;_pages&gt;1020-1031&lt;/_pages&gt;&lt;_volume&gt;49&lt;/_volume&gt;&lt;/Details&gt;&lt;Extra&gt;&lt;DBUID&gt;{78823FF2-1636-4755-9EEC-C1542B694A52}&lt;/DBUID&gt;&lt;/Extra&gt;&lt;/Item&gt;&lt;/References&gt;&lt;/Group&gt;&lt;/Citation&gt;_x000a_"/>
    <w:docVar w:name="NE.Ref{5E871E4B-8418-4FFF-B3FE-8C96B2E4404F}" w:val=" ADDIN NE.Ref.{5E871E4B-8418-4FFF-B3FE-8C96B2E4404F}&lt;Citation&gt;&lt;Group&gt;&lt;References&gt;&lt;Item&gt;&lt;ID&gt;42&lt;/ID&gt;&lt;UID&gt;{44A8DFF8-0D33-46EC-9188-A3F3C049038F}&lt;/UID&gt;&lt;Title&gt;Realtime Piloted Simulation Investigation of Helicopter Flying Qualities During Approach and Landing on Nonaviation Ships&lt;/Title&gt;&lt;Template&gt;Conference Proceedings&lt;/Template&gt;&lt;Star&gt;0&lt;/Star&gt;&lt;Tag&gt;0&lt;/Tag&gt;&lt;Author&gt;Jewell, W; Clement, W; Johns, J&lt;/Author&gt;&lt;Year&gt;1986&lt;/Year&gt;&lt;Details&gt;&lt;_created&gt;64422167&lt;/_created&gt;&lt;_modified&gt;64422479&lt;/_modified&gt;&lt;_place_published&gt;Reno, Nevada, United States&lt;/_place_published&gt;&lt;_publisher&gt;American Institute of Aeronautics and Astronautics, Inc.&lt;/_publisher&gt;&lt;/Details&gt;&lt;Extra&gt;&lt;DBUID&gt;{78823FF2-1636-4755-9EEC-C1542B694A52}&lt;/DBUID&gt;&lt;/Extra&gt;&lt;/Item&gt;&lt;/References&gt;&lt;/Group&gt;&lt;/Citation&gt;_x000a_"/>
    <w:docVar w:name="NE.Ref{60678896-05BE-4817-A518-DFE6056B1164}" w:val=" ADDIN NE.Ref.{60678896-05BE-4817-A518-DFE6056B1164}&lt;Citation&gt;&lt;Group&gt;&lt;References&gt;&lt;Item&gt;&lt;ID&gt;37&lt;/ID&gt;&lt;UID&gt;{19527F98-1056-4917-9BC3-7C035EF39217}&lt;/UID&gt;&lt;Title&gt;A Simplified Technique for Modeling Piloted Rotorcraft Operations Near Ships&lt;/Title&gt;&lt;Template&gt;Conference Proceedings&lt;/Template&gt;&lt;Star&gt;0&lt;/Star&gt;&lt;Tag&gt;0&lt;/Tag&gt;&lt;Author&gt;Hess, Ronald A&lt;/Author&gt;&lt;Year&gt;2005&lt;/Year&gt;&lt;Details&gt;&lt;_accessed&gt;64422656&lt;/_accessed&gt;&lt;_created&gt;64422167&lt;/_created&gt;&lt;_modified&gt;64422478&lt;/_modified&gt;&lt;_place_published&gt;San Francisco, California, United States&lt;/_place_published&gt;&lt;_publisher&gt;American Institute of Aeronautics and Astronautics, Inc.&lt;/_publisher&gt;&lt;/Details&gt;&lt;Extra&gt;&lt;DBUID&gt;{78823FF2-1636-4755-9EEC-C1542B694A52}&lt;/DBUID&gt;&lt;/Extra&gt;&lt;/Item&gt;&lt;/References&gt;&lt;/Group&gt;&lt;/Citation&gt;_x000a_"/>
    <w:docVar w:name="NE.Ref{63060FEE-14D3-4B91-8114-99E7C3E5A1AC}" w:val=" ADDIN NE.Ref.{63060FEE-14D3-4B91-8114-99E7C3E5A1AC}&lt;Citation&gt;&lt;Group&gt;&lt;References&gt;&lt;Item&gt;&lt;ID&gt;63&lt;/ID&gt;&lt;UID&gt;{2226B068-AC22-4327-B926-59A59D324A86}&lt;/UID&gt;&lt;Title&gt;Principles of Helicopter Aerodynamics&lt;/Title&gt;&lt;Template&gt;Book&lt;/Template&gt;&lt;Star&gt;0&lt;/Star&gt;&lt;Tag&gt;0&lt;/Tag&gt;&lt;Author&gt;Leishman, J Gordon&lt;/Author&gt;&lt;Year&gt;2006&lt;/Year&gt;&lt;Details&gt;&lt;_created&gt;64422167&lt;/_created&gt;&lt;_edition&gt;2&lt;/_edition&gt;&lt;_modified&gt;64422673&lt;/_modified&gt;&lt;_place_published&gt;New York, USA&lt;/_place_published&gt;&lt;_publisher&gt;Cambridge University Press&lt;/_publisher&gt;&lt;/Details&gt;&lt;Extra&gt;&lt;DBUID&gt;{78823FF2-1636-4755-9EEC-C1542B694A52}&lt;/DBUID&gt;&lt;/Extra&gt;&lt;/Item&gt;&lt;/References&gt;&lt;/Group&gt;&lt;/Citation&gt;_x000a_"/>
    <w:docVar w:name="NE.Ref{63BD9343-6524-40B2-9E2B-07DAFE5AFABB}" w:val=" ADDIN NE.Ref.{63BD9343-6524-40B2-9E2B-07DAFE5AFABB}&lt;Citation&gt;&lt;Group&gt;&lt;References&gt;&lt;Item&gt;&lt;ID&gt;24&lt;/ID&gt;&lt;UID&gt;{87A26FA0-1FE6-4944-BBDB-B5BD2F7275CC}&lt;/UID&gt;&lt;Title&gt;Numerical Study of Helicopter Rotors in a Ship Airwake&lt;/Title&gt;&lt;Template&gt;Journal Article&lt;/Template&gt;&lt;Star&gt;0&lt;/Star&gt;&lt;Tag&gt;0&lt;/Tag&gt;&lt;Author&gt;Crozon, C; Steijl, R; Barakos, G N&lt;/Author&gt;&lt;Year&gt;2014&lt;/Year&gt;&lt;Details&gt;&lt;_collection_scope&gt;SCI;SCIE;EI&lt;/_collection_scope&gt;&lt;_created&gt;64422167&lt;/_created&gt;&lt;_impact_factor&gt;   1.249&lt;/_impact_factor&gt;&lt;_issue&gt;6&lt;/_issue&gt;&lt;_journal&gt;Journal of Aircraft&lt;/_journal&gt;&lt;_modified&gt;64422167&lt;/_modified&gt;&lt;_pages&gt;1813-1832&lt;/_pages&gt;&lt;_volume&gt;51&lt;/_volume&gt;&lt;/Details&gt;&lt;Extra&gt;&lt;DBUID&gt;{78823FF2-1636-4755-9EEC-C1542B694A52}&lt;/DBUID&gt;&lt;/Extra&gt;&lt;/Item&gt;&lt;/References&gt;&lt;/Group&gt;&lt;/Citation&gt;_x000a_"/>
    <w:docVar w:name="NE.Ref{64237B94-BE91-4A40-B689-FBD38E64F423}" w:val=" ADDIN NE.Ref.{64237B94-BE91-4A40-B689-FBD38E64F423}&lt;Citation&gt;&lt;Group&gt;&lt;References&gt;&lt;Item&gt;&lt;ID&gt;125&lt;/ID&gt;&lt;UID&gt;{B27C5AAC-B0A3-419D-859D-EF59B79306B9}&lt;/UID&gt;&lt;Title&gt;美国国家全尺寸空气动力设施进展综述&lt;/Title&gt;&lt;Template&gt;Journal Article&lt;/Template&gt;&lt;Star&gt;0&lt;/Star&gt;&lt;Tag&gt;0&lt;/Tag&gt;&lt;Author&gt;战培国&lt;/Author&gt;&lt;Year&gt;2021&lt;/Year&gt;&lt;Details&gt;&lt;_journal&gt;航空科学技术&lt;/_journal&gt;&lt;_accessed&gt;64423746&lt;/_accessed&gt;&lt;_created&gt;64423745&lt;/_created&gt;&lt;_modified&gt;64423746&lt;/_modified&gt;&lt;_url&gt;https://kns.cnki.net/kcms/detail/detail.aspx?FileName=HKKX202104001&amp;amp;DbName=CJFQ2021&lt;/_url&gt;&lt;_volume&gt;32&lt;/_volume&gt;&lt;_issue&gt;04&lt;/_issue&gt;&lt;_pages&gt;1-7&lt;/_pages&gt;&lt;_cited_count&gt;2&lt;/_cited_count&gt;&lt;_date&gt;63804960&lt;/_date&gt;&lt;_keywords&gt;国家全尺寸空气动力设施;全尺寸风洞;旋翼机;降落伞&lt;/_keywords&gt;&lt;_author_aff&gt;中国空气动力研究与发展中心低速空气动力研究所;&lt;/_author_aff&gt;&lt;_db_updated&gt;CNKI - Reference&lt;/_db_updated&gt;&lt;_translated_author&gt;Zhan, Peiguo&lt;/_translated_author&gt;&lt;/Details&gt;&lt;Extra&gt;&lt;DBUID&gt;{78823FF2-1636-4755-9EEC-C1542B694A52}&lt;/DBUID&gt;&lt;/Extra&gt;&lt;/Item&gt;&lt;/References&gt;&lt;/Group&gt;&lt;/Citation&gt;_x000a_"/>
    <w:docVar w:name="NE.Ref{6C807B06-1329-401D-80C6-B7E53DEF2005}" w:val=" ADDIN NE.Ref.{6C807B06-1329-401D-80C6-B7E53DEF2005}&lt;Citation&gt;&lt;Group&gt;&lt;References&gt;&lt;Item&gt;&lt;ID&gt;391&lt;/ID&gt;&lt;UID&gt;{67C7023F-03F3-41B8-9C7B-3528DD710E79}&lt;/UID&gt;&lt;Title&gt;Shipboard/Rotorcraft Simulation and Analysis&lt;/Title&gt;&lt;Template&gt;Thesis&lt;/Template&gt;&lt;Star&gt;0&lt;/Star&gt;&lt;Tag&gt;0&lt;/Tag&gt;&lt;Author&gt;Akinyanju, Ted&lt;/Author&gt;&lt;Year&gt;2007&lt;/Year&gt;&lt;Details&gt;&lt;_accessed&gt;64379662&lt;/_accessed&gt;&lt;_created&gt;64377486&lt;/_created&gt;&lt;_modified&gt;64377486&lt;/_modified&gt;&lt;_place_published&gt;Cincinnati, Ohio, United States&lt;/_place_published&gt;&lt;_publisher&gt;Union Institute and University&lt;/_publisher&gt;&lt;_type_work&gt;PhdAkinyanju2007,&lt;/_type_work&gt;&lt;/Details&gt;&lt;Extra&gt;&lt;DBUID&gt;{31336468-E638-4E8A-9331-62E29CCF8525}&lt;/DBUID&gt;&lt;/Extra&gt;&lt;/Item&gt;&lt;/References&gt;&lt;/Group&gt;&lt;/Citation&gt;_x000a_"/>
    <w:docVar w:name="NE.Ref{708F5467-10BA-4253-9FF6-0567C18927A3}" w:val=" ADDIN NE.Ref.{708F5467-10BA-4253-9FF6-0567C18927A3}&lt;Citation&gt;&lt;Group&gt;&lt;References&gt;&lt;Item&gt;&lt;ID&gt;115&lt;/ID&gt;&lt;UID&gt;{A7A0516E-8000-4748-8FA5-3A7774204DA8}&lt;/UID&gt;&lt;Title&gt;共轴双旋翼与单旋翼悬停流场实验测量值的对比&lt;/Title&gt;&lt;Template&gt;Journal Article&lt;/Template&gt;&lt;Star&gt;0&lt;/Star&gt;&lt;Tag&gt;0&lt;/Tag&gt;&lt;Author&gt;唐正飞; 高正&lt;/Author&gt;&lt;Year&gt;1997&lt;/Year&gt;&lt;Details&gt;&lt;_collection_scope&gt;CSCD&lt;/_collection_scope&gt;&lt;_created&gt;64422167&lt;/_created&gt;&lt;_issue&gt;6&lt;/_issue&gt;&lt;_journal&gt;南京航空航天大学学报&lt;/_journal&gt;&lt;_modified&gt;64422167&lt;/_modified&gt;&lt;_pages&gt;33-38&lt;/_pages&gt;&lt;_volume&gt;29&lt;/_volume&gt;&lt;_translated_author&gt;Tang, Zhengfei;Gao, Zheng&lt;/_translated_author&gt;&lt;/Details&gt;&lt;Extra&gt;&lt;DBUID&gt;{78823FF2-1636-4755-9EEC-C1542B694A52}&lt;/DBUID&gt;&lt;/Extra&gt;&lt;/Item&gt;&lt;/References&gt;&lt;/Group&gt;&lt;Group&gt;&lt;References&gt;&lt;Item&gt;&lt;ID&gt;116&lt;/ID&gt;&lt;UID&gt;{10F13BBC-9DB2-490D-9B46-58854B13EDF0}&lt;/UID&gt;&lt;Title&gt;用三维激光多谱勒测速仪对共轴双旋翼悬停流场的测定&lt;/Title&gt;&lt;Template&gt;Journal Article&lt;/Template&gt;&lt;Star&gt;0&lt;/Star&gt;&lt;Tag&gt;0&lt;/Tag&gt;&lt;Author&gt;唐正飞; 李锋; 高正; 梅卫胜&lt;/Author&gt;&lt;Year&gt;1998&lt;/Year&gt;&lt;Details&gt;&lt;_created&gt;64422167&lt;/_created&gt;&lt;_issue&gt;1&lt;/_issue&gt;&lt;_journal&gt;流体力学实验与测量&lt;/_journal&gt;&lt;_modified&gt;64422167&lt;/_modified&gt;&lt;_pages&gt;82-88&lt;/_pages&gt;&lt;_volume&gt;12&lt;/_volume&gt;&lt;_translated_author&gt;Tang, Zhengfei;Li, Feng;Gao, Zheng;Mei, Weisheng&lt;/_translated_author&gt;&lt;/Details&gt;&lt;Extra&gt;&lt;DBUID&gt;{78823FF2-1636-4755-9EEC-C1542B694A52}&lt;/DBUID&gt;&lt;/Extra&gt;&lt;/Item&gt;&lt;/References&gt;&lt;/Group&gt;&lt;/Citation&gt;_x000a_"/>
    <w:docVar w:name="NE.Ref{72949C89-06D4-4ACB-AEC7-316ED446CA06}" w:val=" ADDIN NE.Ref.{72949C89-06D4-4ACB-AEC7-316ED446CA06}&lt;Citation&gt;&lt;Group&gt;&lt;References&gt;&lt;Item&gt;&lt;ID&gt;71&lt;/ID&gt;&lt;UID&gt;{6114A288-3D80-4FDB-BC4F-0C78E16BF9DD}&lt;/UID&gt;&lt;Title&gt;Superimposed Perspective Visual Cues for Helicopter Hovering Above a Moving Ship Deck&lt;/Title&gt;&lt;Template&gt;Journal Article&lt;/Template&gt;&lt;Star&gt;1&lt;/Star&gt;&lt;Tag&gt;0&lt;/Tag&gt;&lt;Author&gt;Negrin, M; Grunwald, A J; Rosen, A&lt;/Author&gt;&lt;Year&gt;1991&lt;/Year&gt;&lt;Details&gt;&lt;_created&gt;64422167&lt;/_created&gt;&lt;_issue&gt;3&lt;/_issue&gt;&lt;_journal&gt;Journal of Guidance, Control, and Dynamics&lt;/_journal&gt;&lt;_modified&gt;64422682&lt;/_modified&gt;&lt;_pages&gt;652-660&lt;/_pages&gt;&lt;_volume&gt;14&lt;/_volume&gt;&lt;/Details&gt;&lt;Extra&gt;&lt;DBUID&gt;{78823FF2-1636-4755-9EEC-C1542B694A52}&lt;/DBUID&gt;&lt;/Extra&gt;&lt;/Item&gt;&lt;/References&gt;&lt;/Group&gt;&lt;/Citation&gt;_x000a_"/>
    <w:docVar w:name="NE.Ref{73392D33-5251-4931-AB79-22F15F31D799}" w:val=" ADDIN NE.Ref.{73392D33-5251-4931-AB79-22F15F31D799}&lt;Citation&gt;&lt;Group&gt;&lt;References&gt;&lt;Item&gt;&lt;ID&gt;80&lt;/ID&gt;&lt;UID&gt;{1C9FD039-5DA3-40C4-AD1F-B682FFA305B7}&lt;/UID&gt;&lt;Title&gt;Helicopter Flight Dynamics Simulation with a Time-Accurate Free-Vortex Wake Model&lt;/Title&gt;&lt;Template&gt;Thesis&lt;/Template&gt;&lt;Star&gt;0&lt;/Star&gt;&lt;Tag&gt;0&lt;/Tag&gt;&lt;Author&gt;Ribera, M&lt;/Author&gt;&lt;Year&gt;2007&lt;/Year&gt;&lt;Details&gt;&lt;_created&gt;64422167&lt;/_created&gt;&lt;_modified&gt;64422167&lt;/_modified&gt;&lt;_place_published&gt;College Park, Maryland, United States&lt;/_place_published&gt;&lt;_publisher&gt;University of Maryland, College Park&lt;/_publisher&gt;&lt;_type_work&gt;PhdRibera2007,&lt;/_type_work&gt;&lt;/Details&gt;&lt;Extra&gt;&lt;DBUID&gt;{78823FF2-1636-4755-9EEC-C1542B694A52}&lt;/DBUID&gt;&lt;/Extra&gt;&lt;/Item&gt;&lt;/References&gt;&lt;/Group&gt;&lt;/Citation&gt;_x000a_"/>
    <w:docVar w:name="NE.Ref{75A19DAA-64A3-49B7-A583-CDD03A5C18E9}" w:val=" ADDIN NE.Ref.{75A19DAA-64A3-49B7-A583-CDD03A5C18E9}&lt;Citation&gt;&lt;Group&gt;&lt;References&gt;&lt;Item&gt;&lt;ID&gt;127&lt;/ID&gt;&lt;UID&gt;{C4F63C45-4BA2-453B-9DF6-64A25CE0EF9C}&lt;/UID&gt;&lt;Title&gt;中国直升机产业的现状及发展建议&lt;/Title&gt;&lt;Template&gt;Journal Article&lt;/Template&gt;&lt;Star&gt;0&lt;/Star&gt;&lt;Tag&gt;0&lt;/Tag&gt;&lt;Author&gt;吴希明; 张广林; 牟晓伟&lt;/Author&gt;&lt;Year&gt;2021&lt;/Year&gt;&lt;Details&gt;&lt;_journal&gt;航空科学技术&lt;/_journal&gt;&lt;_accessed&gt;64423747&lt;/_accessed&gt;&lt;_created&gt;64423746&lt;/_created&gt;&lt;_modified&gt;64423747&lt;/_modified&gt;&lt;_db_updated&gt;CNKI - Reference&lt;/_db_updated&gt;&lt;_url&gt;https://kns.cnki.net/kcms/detail/detail.aspx?FileName=HKKX202101002&amp;amp;DbName=CJFQ2021&lt;/_url&gt;&lt;_volume&gt;32&lt;/_volume&gt;&lt;_issue&gt;01&lt;/_issue&gt;&lt;_pages&gt;3-9&lt;/_pages&gt;&lt;_cited_count&gt;4&lt;/_cited_count&gt;&lt;_date&gt;63675360&lt;/_date&gt;&lt;_keywords&gt;直升机产业;发展政策;体系建设;型号发展&lt;/_keywords&gt;&lt;_author_aff&gt;中国航空研究院;中国航空工业发展研究中心;&lt;/_author_aff&gt;&lt;_translated_author&gt;Wu, Ximing;Zhang, Guanglin;Mou, Xiaowei&lt;/_translated_author&gt;&lt;/Details&gt;&lt;Extra&gt;&lt;DBUID&gt;{78823FF2-1636-4755-9EEC-C1542B694A52}&lt;/DBUID&gt;&lt;/Extra&gt;&lt;/Item&gt;&lt;/References&gt;&lt;/Group&gt;&lt;/Citation&gt;_x000a_"/>
    <w:docVar w:name="NE.Ref{7E45C4BA-F34D-45D4-B43F-AEF2E709546D}" w:val=" ADDIN NE.Ref.{7E45C4BA-F34D-45D4-B43F-AEF2E709546D}&lt;Citation&gt;&lt;Group&gt;&lt;References&gt;&lt;Item&gt;&lt;ID&gt;7&lt;/ID&gt;&lt;UID&gt;{3AC759C7-589F-407D-8748-9BC124A0FC38}&lt;/UID&gt;&lt;Title&gt;Contributions to the Mathematical Modeling of Rotor Flow Fields Using a Pseudo-Implicit Free-Wake Analysis&lt;/Title&gt;&lt;Template&gt;Thesis&lt;/Template&gt;&lt;Star&gt;0&lt;/Star&gt;&lt;Tag&gt;0&lt;/Tag&gt;&lt;Author&gt;Bagai, Ashish&lt;/Author&gt;&lt;Year&gt;1995&lt;/Year&gt;&lt;Details&gt;&lt;_created&gt;64422167&lt;/_created&gt;&lt;_modified&gt;64422167&lt;/_modified&gt;&lt;_place_published&gt;College Park, Maryland, United States&lt;/_place_published&gt;&lt;_publisher&gt;University of Maryland, College Park&lt;/_publisher&gt;&lt;_type_work&gt;PhdBagai1995,&lt;/_type_work&gt;&lt;/Details&gt;&lt;Extra&gt;&lt;DBUID&gt;{78823FF2-1636-4755-9EEC-C1542B694A52}&lt;/DBUID&gt;&lt;/Extra&gt;&lt;/Item&gt;&lt;/References&gt;&lt;/Group&gt;&lt;Group&gt;&lt;References&gt;&lt;Item&gt;&lt;ID&gt;9&lt;/ID&gt;&lt;UID&gt;{4536394E-F0BE-4FB6-AB95-EE7ADDAD53C7}&lt;/UID&gt;&lt;Title&gt;Rotor Free-Wake Modeling Using a Pseudoimplicit Relaxation Algorithm&lt;/Title&gt;&lt;Template&gt;Journal Article&lt;/Template&gt;&lt;Star&gt;0&lt;/Star&gt;&lt;Tag&gt;0&lt;/Tag&gt;&lt;Author&gt;Bagai, A; Leishman, J G&lt;/Author&gt;&lt;Year&gt;1995&lt;/Year&gt;&lt;Details&gt;&lt;_collection_scope&gt;SCI;SCIE;EI&lt;/_collection_scope&gt;&lt;_created&gt;64422167&lt;/_created&gt;&lt;_impact_factor&gt;   1.249&lt;/_impact_factor&gt;&lt;_issue&gt;6&lt;/_issue&gt;&lt;_journal&gt;Journal of Aircraft&lt;/_journal&gt;&lt;_modified&gt;64422167&lt;/_modified&gt;&lt;_pages&gt;1276-1285&lt;/_pages&gt;&lt;_volume&gt;32&lt;/_volume&gt;&lt;/Details&gt;&lt;Extra&gt;&lt;DBUID&gt;{78823FF2-1636-4755-9EEC-C1542B694A52}&lt;/DBUID&gt;&lt;/Extra&gt;&lt;/Item&gt;&lt;/References&gt;&lt;/Group&gt;&lt;Group&gt;&lt;References&gt;&lt;Item&gt;&lt;ID&gt;8&lt;/ID&gt;&lt;UID&gt;{CC4CBB32-4016-4FD0-8E8A-CD90BF2D4315}&lt;/UID&gt;&lt;Title&gt;Free-Wake Analysis of Tandem, Tilt-Rotor and Coaxial Rotor Configurations&lt;/Title&gt;&lt;Template&gt;Journal Article&lt;/Template&gt;&lt;Star&gt;0&lt;/Star&gt;&lt;Tag&gt;0&lt;/Tag&gt;&lt;Author&gt;Bagai, Ashish; Leishman, J Gordon&lt;/Author&gt;&lt;Year&gt;1996&lt;/Year&gt;&lt;Details&gt;&lt;_collection_scope&gt;SCI;SCIE;EI&lt;/_collection_scope&gt;&lt;_created&gt;64422167&lt;/_created&gt;&lt;_impact_factor&gt;   1.101&lt;/_impact_factor&gt;&lt;_issue&gt;3&lt;/_issue&gt;&lt;_journal&gt;Journal of the American Helicopter Society&lt;/_journal&gt;&lt;_modified&gt;64422167&lt;/_modified&gt;&lt;_pages&gt;196-207&lt;/_pages&gt;&lt;_volume&gt;41&lt;/_volume&gt;&lt;/Details&gt;&lt;Extra&gt;&lt;DBUID&gt;{78823FF2-1636-4755-9EEC-C1542B694A52}&lt;/DBUID&gt;&lt;/Extra&gt;&lt;/Item&gt;&lt;/References&gt;&lt;/Group&gt;&lt;/Citation&gt;_x000a_"/>
    <w:docVar w:name="NE.Ref{7ED27320-E08D-42BB-A6C6-7FCACAD2A3F5}" w:val=" ADDIN NE.Ref.{7ED27320-E08D-42BB-A6C6-7FCACAD2A3F5}&lt;Citation&gt;&lt;Group&gt;&lt;References&gt;&lt;Item&gt;&lt;ID&gt;77&lt;/ID&gt;&lt;UID&gt;{42148DB8-2A7D-41B5-81A2-68116464ADEB}&lt;/UID&gt;&lt;Title&gt;A Study of Helicopter Aerodynamics in Ground Effect&lt;/Title&gt;&lt;Template&gt;Thesis&lt;/Template&gt;&lt;Star&gt;0&lt;/Star&gt;&lt;Tag&gt;0&lt;/Tag&gt;&lt;Author&gt;Pulla, Devi Prasad&lt;/Author&gt;&lt;Year&gt;2006&lt;/Year&gt;&lt;Details&gt;&lt;_created&gt;64422167&lt;/_created&gt;&lt;_modified&gt;64422167&lt;/_modified&gt;&lt;_place_published&gt;Columbus, Ohio, United States&lt;/_place_published&gt;&lt;_publisher&gt;The Ohio State University&lt;/_publisher&gt;&lt;_type_work&gt;PhdPulla2006,&lt;/_type_work&gt;&lt;/Details&gt;&lt;Extra&gt;&lt;DBUID&gt;{78823FF2-1636-4755-9EEC-C1542B694A52}&lt;/DBUID&gt;&lt;/Extra&gt;&lt;/Item&gt;&lt;/References&gt;&lt;/Group&gt;&lt;/Citation&gt;_x000a_"/>
    <w:docVar w:name="NE.Ref{950AE0AF-531E-4036-8880-61468D16354A}" w:val=" ADDIN NE.Ref.{950AE0AF-531E-4036-8880-61468D16354A}&lt;Citation&gt;&lt;Group&gt;&lt;References&gt;&lt;Item&gt;&lt;ID&gt;30&lt;/ID&gt;&lt;UID&gt;{1EBA0E45-6BB3-4C82-BD5D-361FCD4CF6F5}&lt;/UID&gt;&lt;Title&gt;A First Course in Continuum Mechanics: for Physical and Biological Engineers and Scientists&lt;/Title&gt;&lt;Template&gt;Book&lt;/Template&gt;&lt;Star&gt;1&lt;/Star&gt;&lt;Tag&gt;0&lt;/Tag&gt;&lt;Author&gt;Fung, Yuan Cheng&lt;/Author&gt;&lt;Year&gt;1994&lt;/Year&gt;&lt;Details&gt;&lt;_created&gt;64422167&lt;/_created&gt;&lt;_edition&gt;3&lt;/_edition&gt;&lt;_modified&gt;64422674&lt;/_modified&gt;&lt;_place_published&gt;Englewood Cliffs, New Jersey, United States&lt;/_place_published&gt;&lt;_publisher&gt;Prentice Hall, Inc.&lt;/_publisher&gt;&lt;/Details&gt;&lt;Extra&gt;&lt;DBUID&gt;{78823FF2-1636-4755-9EEC-C1542B694A52}&lt;/DBUID&gt;&lt;/Extra&gt;&lt;/Item&gt;&lt;/References&gt;&lt;/Group&gt;&lt;/Citation&gt;_x000a_"/>
    <w:docVar w:name="NE.Ref{983AB426-7645-4AF5-8EAC-4C51B894439F}" w:val=" ADDIN NE.Ref.{983AB426-7645-4AF5-8EAC-4C51B894439F}&lt;Citation&gt;&lt;Group&gt;&lt;References&gt;&lt;Item&gt;&lt;ID&gt;49&lt;/ID&gt;&lt;UID&gt;{5C8BFDA8-0821-4C64-A816-EDB4C6C6C674}&lt;/UID&gt;&lt;Title&gt;Aerodynamic Loading Characteristics of a Model-Scale Helicopter in a Ship&amp;apos;s Airwake&lt;/Title&gt;&lt;Template&gt;Journal Article&lt;/Template&gt;&lt;Star&gt;0&lt;/Star&gt;&lt;Tag&gt;0&lt;/Tag&gt;&lt;Author&gt;Kääriä, Christopher H; Wang, Yaxing; Padfield, Gareth D; Forrest, James S; Owen, Ieuan&lt;/Author&gt;&lt;Year&gt;2012&lt;/Year&gt;&lt;Details&gt;&lt;_collection_scope&gt;SCI;SCIE;EI&lt;/_collection_scope&gt;&lt;_created&gt;64422167&lt;/_created&gt;&lt;_impact_factor&gt;   1.249&lt;/_impact_factor&gt;&lt;_issue&gt;5&lt;/_issue&gt;&lt;_journal&gt;Journal of Aircraft&lt;/_journal&gt;&lt;_modified&gt;64422167&lt;/_modified&gt;&lt;_pages&gt;1271-1278&lt;/_pages&gt;&lt;_volume&gt;49&lt;/_volume&gt;&lt;/Details&gt;&lt;Extra&gt;&lt;DBUID&gt;{78823FF2-1636-4755-9EEC-C1542B694A52}&lt;/DBUID&gt;&lt;/Extra&gt;&lt;/Item&gt;&lt;/References&gt;&lt;/Group&gt;&lt;/Citation&gt;_x000a_"/>
    <w:docVar w:name="NE.Ref{9900EEE0-B32E-4BB6-AA3F-6CB83ABCA6A1}" w:val=" ADDIN NE.Ref.{9900EEE0-B32E-4BB6-AA3F-6CB83ABCA6A1}&lt;Citation&gt;&lt;Group&gt;&lt;References&gt;&lt;Item&gt;&lt;ID&gt;479&lt;/ID&gt;&lt;UID&gt;{4324D7EF-BDEC-4700-92FB-0585AA2147AE}&lt;/UID&gt;&lt;Title&gt;A Discrete Approach to Modelling Helicopter Blade Sailing&lt;/Title&gt;&lt;Template&gt;Thesis&lt;/Template&gt;&lt;Star&gt;0&lt;/Star&gt;&lt;Tag&gt;0&lt;/Tag&gt;&lt;Author&gt;Wall, Alanna&lt;/Author&gt;&lt;Year&gt;2009&lt;/Year&gt;&lt;Details&gt;&lt;_accessed&gt;64379651&lt;/_accessed&gt;&lt;_created&gt;64377486&lt;/_created&gt;&lt;_modified&gt;64377486&lt;/_modified&gt;&lt;_place_published&gt;Ottawa, Ontario, Canada&lt;/_place_published&gt;&lt;_publisher&gt;Carleton University&lt;/_publisher&gt;&lt;_type_work&gt;PhdWall2009,&lt;/_type_work&gt;&lt;/Details&gt;&lt;Extra&gt;&lt;DBUID&gt;{31336468-E638-4E8A-9331-62E29CCF8525}&lt;/DBUID&gt;&lt;/Extra&gt;&lt;/Item&gt;&lt;/References&gt;&lt;/Group&gt;&lt;/Citation&gt;_x000a_"/>
    <w:docVar w:name="NE.Ref{9B2941F7-D614-45A2-905F-39C32B886921}" w:val=" ADDIN NE.Ref.{9B2941F7-D614-45A2-905F-39C32B886921}&lt;Citation&gt;&lt;Group&gt;&lt;References&gt;&lt;Item&gt;&lt;ID&gt;29&lt;/ID&gt;&lt;UID&gt;{DFD69EE2-39B0-426F-9856-01DFCAA935DF}&lt;/UID&gt;&lt;Title&gt;Measurements of Dynamic Interface Between Ship and Helicopter Air Wakes&lt;/Title&gt;&lt;Template&gt;Conference Proceedings&lt;/Template&gt;&lt;Star&gt;0&lt;/Star&gt;&lt;Tag&gt;0&lt;/Tag&gt;&lt;Author&gt;Friedman, Chen; Duplessis, Julie; Snyder, Murray&lt;/Author&gt;&lt;Year&gt;2015&lt;/Year&gt;&lt;Details&gt;&lt;_created&gt;64422167&lt;/_created&gt;&lt;_modified&gt;64422478&lt;/_modified&gt;&lt;_place_published&gt;Dallas, Texas, United States&lt;/_place_published&gt;&lt;_publisher&gt;American Institute of Aeronautics and Astronautics, Inc.&lt;/_publisher&gt;&lt;/Details&gt;&lt;Extra&gt;&lt;DBUID&gt;{78823FF2-1636-4755-9EEC-C1542B694A52}&lt;/DBUID&gt;&lt;/Extra&gt;&lt;/Item&gt;&lt;/References&gt;&lt;/Group&gt;&lt;/Citation&gt;_x000a_"/>
    <w:docVar w:name="NE.Ref{9C48E7CF-345F-4E7F-B0BB-95D9FE21B3F8}" w:val=" ADDIN NE.Ref.{9C48E7CF-345F-4E7F-B0BB-95D9FE21B3F8}&lt;Citation&gt;&lt;Group&gt;&lt;References&gt;&lt;Item&gt;&lt;ID&gt;118&lt;/ID&gt;&lt;UID&gt;{8EA7FEEF-1348-4ED7-8DA5-2FD25EFB342E}&lt;/UID&gt;&lt;Title&gt;旋翼几何参数对共轴双旋翼悬停性能的影响&lt;/Title&gt;&lt;Template&gt;Journal Article&lt;/Template&gt;&lt;Star&gt;0&lt;/Star&gt;&lt;Tag&gt;0&lt;/Tag&gt;&lt;Author&gt;王强; 陈铭; 王保兵; 苏兵兵&lt;/Author&gt;&lt;Year&gt;2014&lt;/Year&gt;&lt;Details&gt;&lt;_collection_scope&gt;CSCD;PKU;EI&lt;/_collection_scope&gt;&lt;_created&gt;64422167&lt;/_created&gt;&lt;_issue&gt;6&lt;/_issue&gt;&lt;_journal&gt;航空动力学报&lt;/_journal&gt;&lt;_modified&gt;64422167&lt;/_modified&gt;&lt;_pages&gt;1434-1443&lt;/_pages&gt;&lt;_volume&gt;29&lt;/_volume&gt;&lt;_translated_author&gt;Wang, Qiang;Chen, Ming;Wang, Baobing;Su, Bingbing&lt;/_translated_author&gt;&lt;/Details&gt;&lt;Extra&gt;&lt;DBUID&gt;{78823FF2-1636-4755-9EEC-C1542B694A52}&lt;/DBUID&gt;&lt;/Extra&gt;&lt;/Item&gt;&lt;/References&gt;&lt;/Group&gt;&lt;/Citation&gt;_x000a_"/>
    <w:docVar w:name="NE.Ref{9FFA689F-6D63-470B-9A40-CEB1F7340948}" w:val=" ADDIN NE.Ref.{9FFA689F-6D63-470B-9A40-CEB1F7340948}&lt;Citation&gt;&lt;Group&gt;&lt;References&gt;&lt;Item&gt;&lt;ID&gt;513&lt;/ID&gt;&lt;UID&gt;{2F8545B8-BE50-4ADB-B232-88B260EDE089}&lt;/UID&gt;&lt;Title&gt;中国的军事战略&lt;/Title&gt;&lt;Template&gt;Book&lt;/Template&gt;&lt;Star&gt;0&lt;/Star&gt;&lt;Tag&gt;0&lt;/Tag&gt;&lt;Author&gt;中华人民共和国国务院新闻办公室&lt;/Author&gt;&lt;Year&gt;2015&lt;/Year&gt;&lt;Details&gt;&lt;_created&gt;64377486&lt;/_created&gt;&lt;_date&gt;0005-01-05&lt;/_date&gt;&lt;_date_display&gt;05-27&lt;/_date_display&gt;&lt;_issue&gt;10&lt;/_issue&gt;&lt;_journal&gt;人民日报&lt;/_journal&gt;&lt;_modified&gt;64400979&lt;/_modified&gt;&lt;_accessed&gt;64400975&lt;/_accessed&gt;&lt;_publisher&gt;人民出版社&lt;/_publisher&gt;&lt;_place_published&gt;北京&lt;/_place_published&gt;&lt;_translated_author&gt;Zhong, Huarenmingongheguoguowuyuanxinwenbangongshi&lt;/_translated_author&gt;&lt;/Details&gt;&lt;Extra&gt;&lt;DBUID&gt;{31336468-E638-4E8A-9331-62E29CCF8525}&lt;/DBUID&gt;&lt;/Extra&gt;&lt;/Item&gt;&lt;/References&gt;&lt;/Group&gt;&lt;/Citation&gt;_x000a_"/>
    <w:docVar w:name="NE.Ref{A23F158F-E6DD-4CF7-B9F1-82756530F026}" w:val=" ADDIN NE.Ref.{A23F158F-E6DD-4CF7-B9F1-82756530F026}&lt;Citation&gt;&lt;Group&gt;&lt;References&gt;&lt;Item&gt;&lt;ID&gt;40&lt;/ID&gt;&lt;UID&gt;{D6145124-910A-4F69-A7A7-96D6F83E464C}&lt;/UID&gt;&lt;Title&gt;Interaction of Tip‐Vortices in the Wake of a Two‐Bladed Rotor in Axial Flight&lt;/Title&gt;&lt;Template&gt;Journal Article&lt;/Template&gt;&lt;Star&gt;0&lt;/Star&gt;&lt;Tag&gt;0&lt;/Tag&gt;&lt;Author&gt;Jain, Rohit; Conlisk, A T&lt;/Author&gt;&lt;Year&gt;2000&lt;/Year&gt;&lt;Details&gt;&lt;_collection_scope&gt;SCI;SCIE;EI&lt;/_collection_scope&gt;&lt;_created&gt;64422167&lt;/_created&gt;&lt;_impact_factor&gt;   1.101&lt;/_impact_factor&gt;&lt;_issue&gt;8&lt;/_issue&gt;&lt;_journal&gt;Journal of the American Helicopter Society&lt;/_journal&gt;&lt;_modified&gt;64422167&lt;/_modified&gt;&lt;_pages&gt;157-164&lt;/_pages&gt;&lt;_volume&gt;45&lt;/_volume&gt;&lt;/Details&gt;&lt;Extra&gt;&lt;DBUID&gt;{78823FF2-1636-4755-9EEC-C1542B694A52}&lt;/DBUID&gt;&lt;/Extra&gt;&lt;/Item&gt;&lt;/References&gt;&lt;/Group&gt;&lt;/Citation&gt;_x000a_"/>
    <w:docVar w:name="NE.Ref{A5976610-863B-48F2-BBFE-A361B55C9E74}" w:val=" ADDIN NE.Ref.{A5976610-863B-48F2-BBFE-A361B55C9E74}&lt;Citation&gt;&lt;Group&gt;&lt;References&gt;&lt;Item&gt;&lt;ID&gt;36&lt;/ID&gt;&lt;UID&gt;{A20D8144-231D-41A3-AB5C-FF6F7A1D6DB2}&lt;/UID&gt;&lt;Title&gt;Towards the Impact of Flow Bi-Stability on the Launch and Recovery of Helicopters on Ships&lt;/Title&gt;&lt;Template&gt;Conference Proceedings&lt;/Template&gt;&lt;Star&gt;0&lt;/Star&gt;&lt;Tag&gt;0&lt;/Tag&gt;&lt;Author&gt;Herry, Benjamin; Vorst, J Van Der&lt;/Author&gt;&lt;Year&gt;2011&lt;/Year&gt;&lt;Details&gt;&lt;_created&gt;64422167&lt;/_created&gt;&lt;_modified&gt;64422479&lt;/_modified&gt;&lt;_place_published&gt;Virginia Beach, Virginia, United States&lt;/_place_published&gt;&lt;_publisher&gt;American Institute of Aeronautics and Astronautics, Inc.&lt;/_publisher&gt;&lt;/Details&gt;&lt;Extra&gt;&lt;DBUID&gt;{78823FF2-1636-4755-9EEC-C1542B694A52}&lt;/DBUID&gt;&lt;/Extra&gt;&lt;/Item&gt;&lt;/References&gt;&lt;/Group&gt;&lt;/Citation&gt;_x000a_"/>
    <w:docVar w:name="NE.Ref{A7A972E6-AB53-421B-A8CB-85D60EFEFFB2}" w:val=" ADDIN NE.Ref.{A7A972E6-AB53-421B-A8CB-85D60EFEFFB2}&lt;Citation&gt;&lt;Group&gt;&lt;References&gt;&lt;Item&gt;&lt;ID&gt;96&lt;/ID&gt;&lt;UID&gt;{45F27FB8-B938-4263-B5FF-F706A6DA3EF9}&lt;/UID&gt;&lt;Title&gt;Ship Airwake Effects on the Helicopter Rotor Aerodynamic Loads&lt;/Title&gt;&lt;Template&gt;Conference Proceedings&lt;/Template&gt;&lt;Star&gt;0&lt;/Star&gt;&lt;Tag&gt;0&lt;/Tag&gt;&lt;Author&gt;Zhang, Hong; Prasad, J V R; Mavris, Dimitri N&lt;/Author&gt;&lt;Year&gt;1994&lt;/Year&gt;&lt;Details&gt;&lt;_created&gt;64422167&lt;/_created&gt;&lt;_modified&gt;64422479&lt;/_modified&gt;&lt;_place_published&gt;Scottsdale, Arizona, United States&lt;/_place_published&gt;&lt;_publisher&gt;American Institute of Aeronautics and Astronautics, Inc.&lt;/_publisher&gt;&lt;/Details&gt;&lt;Extra&gt;&lt;DBUID&gt;{78823FF2-1636-4755-9EEC-C1542B694A52}&lt;/DBUID&gt;&lt;/Extra&gt;&lt;/Item&gt;&lt;/References&gt;&lt;/Group&gt;&lt;/Citation&gt;_x000a_"/>
    <w:docVar w:name="NE.Ref{A7B94CDB-E1C0-4478-A40A-FCDF3036F994}" w:val=" ADDIN NE.Ref.{A7B94CDB-E1C0-4478-A40A-FCDF3036F994}&lt;Citation&gt;&lt;Group&gt;&lt;References&gt;&lt;Item&gt;&lt;ID&gt;97&lt;/ID&gt;&lt;UID&gt;{14D475BE-A824-4C80-B975-7A4159561046}&lt;/UID&gt;&lt;Title&gt;Ground Effect Simulation Model for Rotorcraft/Ship Interaction Study&lt;/Title&gt;&lt;Template&gt;Conference Proceedings&lt;/Template&gt;&lt;Star&gt;0&lt;/Star&gt;&lt;Tag&gt;0&lt;/Tag&gt;&lt;Author&gt;Zhang, Hong; Prasadt, J V R; Sankar, L N; Mellos, O A F; Jr. Funk, John D&lt;/Author&gt;&lt;Year&gt;1995&lt;/Year&gt;&lt;Details&gt;&lt;_created&gt;64422167&lt;/_created&gt;&lt;_modified&gt;64422478&lt;/_modified&gt;&lt;_place_published&gt;Baltimore, Maryland, United States&lt;/_place_published&gt;&lt;_publisher&gt;American Institute of Aeronautics and Astronautics, Inc.&lt;/_publisher&gt;&lt;/Details&gt;&lt;Extra&gt;&lt;DBUID&gt;{78823FF2-1636-4755-9EEC-C1542B694A52}&lt;/DBUID&gt;&lt;/Extra&gt;&lt;/Item&gt;&lt;/References&gt;&lt;/Group&gt;&lt;/Citation&gt;_x000a_"/>
    <w:docVar w:name="NE.Ref{A87B7F3A-3082-4126-8199-FAAF5653F23F}" w:val=" ADDIN NE.Ref.{A87B7F3A-3082-4126-8199-FAAF5653F23F}&lt;Citation&gt;&lt;Group&gt;&lt;References&gt;&lt;Item&gt;&lt;ID&gt;23&lt;/ID&gt;&lt;UID&gt;{C2B57036-B3C4-4AC4-9F25-1634102C563D}&lt;/UID&gt;&lt;Title&gt;A New Method for Improved Rotor Free-Wake Convergence&lt;/Title&gt;&lt;Template&gt;Conference Proceedings&lt;/Template&gt;&lt;Star&gt;0&lt;/Star&gt;&lt;Tag&gt;0&lt;/Tag&gt;&lt;Author&gt;Crouse Jr., G L; Leishman, J G&lt;/Author&gt;&lt;Year&gt;1993&lt;/Year&gt;&lt;Details&gt;&lt;_created&gt;64422167&lt;/_created&gt;&lt;_modified&gt;64422478&lt;/_modified&gt;&lt;_place_published&gt;Reno, Nevada, United States&lt;/_place_published&gt;&lt;_publisher&gt;American Institute of Aeronautics and Astronautics, Inc.&lt;/_publisher&gt;&lt;/Details&gt;&lt;Extra&gt;&lt;DBUID&gt;{78823FF2-1636-4755-9EEC-C1542B694A52}&lt;/DBUID&gt;&lt;/Extra&gt;&lt;/Item&gt;&lt;/References&gt;&lt;/Group&gt;&lt;/Citation&gt;_x000a_"/>
    <w:docVar w:name="NE.Ref{A908F7B4-D237-431A-93D2-2533AE8CBB00}" w:val=" ADDIN NE.Ref.{A908F7B4-D237-431A-93D2-2533AE8CBB00}&lt;Citation&gt;&lt;Group&gt;&lt;References&gt;&lt;Item&gt;&lt;ID&gt;5&lt;/ID&gt;&lt;UID&gt;{15F73395-D53B-47A0-AB81-96884D931195}&lt;/UID&gt;&lt;Title&gt;Coupled CFD and Particle Vortex Transport Method: Wing Performance and Wake Validations&lt;/Title&gt;&lt;Template&gt;Conference Proceedings&lt;/Template&gt;&lt;Star&gt;0&lt;/Star&gt;&lt;Tag&gt;0&lt;/Tag&gt;&lt;Author&gt;Anusonti-Inthra, Phuriwat; Floros, Matt&lt;/Author&gt;&lt;Year&gt;2008&lt;/Year&gt;&lt;Details&gt;&lt;_created&gt;64422167&lt;/_created&gt;&lt;_modified&gt;64422478&lt;/_modified&gt;&lt;_place_published&gt;Seattle, Washington, United States&lt;/_place_published&gt;&lt;_publisher&gt;American Institute of Aeronautics and Astronautics, Inc.&lt;/_publisher&gt;&lt;/Details&gt;&lt;Extra&gt;&lt;DBUID&gt;{78823FF2-1636-4755-9EEC-C1542B694A52}&lt;/DBUID&gt;&lt;/Extra&gt;&lt;/Item&gt;&lt;/References&gt;&lt;/Group&gt;&lt;/Citation&gt;_x000a_"/>
    <w:docVar w:name="NE.Ref{A9B488C1-E914-4962-97BC-DA688A7EA255}" w:val=" ADDIN NE.Ref.{A9B488C1-E914-4962-97BC-DA688A7EA255}&lt;Citation&gt;&lt;Group&gt;&lt;References&gt;&lt;Item&gt;&lt;ID&gt;39&lt;/ID&gt;&lt;UID&gt;{B80BFD45-BCBD-41E0-BDFF-788F1EF16E79}&lt;/UID&gt;&lt;Title&gt;Investigation on the Simulation and Handling Qualities for Helicopter Operating near Ship Decks&lt;/Title&gt;&lt;Template&gt;Conference Proceedings&lt;/Template&gt;&lt;Star&gt;0&lt;/Star&gt;&lt;Tag&gt;0&lt;/Tag&gt;&lt;Author&gt;Hoydonck, W R M V; Pavel, M D&lt;/Author&gt;&lt;Year&gt;2006&lt;/Year&gt;&lt;Details&gt;&lt;_created&gt;64422167&lt;/_created&gt;&lt;_modified&gt;64422654&lt;/_modified&gt;&lt;_place_published&gt;Keystone, Colorado, United States&lt;/_place_published&gt;&lt;_publisher&gt;American Institute of Aeronautics and Astronautics, Inc.&lt;/_publisher&gt;&lt;/Details&gt;&lt;Extra&gt;&lt;DBUID&gt;{78823FF2-1636-4755-9EEC-C1542B694A52}&lt;/DBUID&gt;&lt;/Extra&gt;&lt;/Item&gt;&lt;/References&gt;&lt;/Group&gt;&lt;/Citation&gt;_x000a_"/>
    <w:docVar w:name="NE.Ref{AA646E2E-25EA-4DF2-8CE1-1F626CB9D289}" w:val=" ADDIN NE.Ref.{AA646E2E-25EA-4DF2-8CE1-1F626CB9D289}&lt;Citation&gt;&lt;Group&gt;&lt;References&gt;&lt;Item&gt;&lt;ID&gt;98&lt;/ID&gt;&lt;UID&gt;{9C74CA79-35EE-4248-BAD8-67B110BA07F6}&lt;/UID&gt;&lt;Title&gt;Physics-Based Rotorcraft/Ship Aerodynamic Interaction Modeling in Support of Real Time Flight Simulation&lt;/Title&gt;&lt;Template&gt;Conference Proceedings&lt;/Template&gt;&lt;Star&gt;0&lt;/Star&gt;&lt;Tag&gt;0&lt;/Tag&gt;&lt;Author&gt;Zhao, Jinggen; Rajmohany, Nischint; He, Chengjian&lt;/Author&gt;&lt;Year&gt;2013&lt;/Year&gt;&lt;Details&gt;&lt;_created&gt;64422167&lt;/_created&gt;&lt;_modified&gt;64422479&lt;/_modified&gt;&lt;_place_published&gt;Grapevine, Texas, United States&lt;/_place_published&gt;&lt;_publisher&gt;American Institute of Aeronautics and Astronautics, Inc.&lt;/_publisher&gt;&lt;/Details&gt;&lt;Extra&gt;&lt;DBUID&gt;{78823FF2-1636-4755-9EEC-C1542B694A52}&lt;/DBUID&gt;&lt;/Extra&gt;&lt;/Item&gt;&lt;/References&gt;&lt;/Group&gt;&lt;/Citation&gt;_x000a_"/>
    <w:docVar w:name="NE.Ref{B17B28C1-09D8-40AE-8222-2902948C3DE2}" w:val=" ADDIN NE.Ref.{B17B28C1-09D8-40AE-8222-2902948C3DE2}&lt;Citation&gt;&lt;Group&gt;&lt;References&gt;&lt;Item&gt;&lt;ID&gt;54&lt;/ID&gt;&lt;UID&gt;{620D4D02-98BA-4321-9F26-45EC52C1AAE7}&lt;/UID&gt;&lt;Title&gt;Nature of Locally Steady Rotor Wakes&lt;/Title&gt;&lt;Template&gt;Journal Article&lt;/Template&gt;&lt;Star&gt;0&lt;/Star&gt;&lt;Tag&gt;0&lt;/Tag&gt;&lt;Author&gt;Kini, Santosh; Conlisk, A T&lt;/Author&gt;&lt;Year&gt;2002&lt;/Year&gt;&lt;Details&gt;&lt;_collection_scope&gt;SCI;SCIE;EI&lt;/_collection_scope&gt;&lt;_created&gt;64422167&lt;/_created&gt;&lt;_impact_factor&gt;   1.249&lt;/_impact_factor&gt;&lt;_issue&gt;5&lt;/_issue&gt;&lt;_journal&gt;Journal of Aircraft&lt;/_journal&gt;&lt;_modified&gt;64422167&lt;/_modified&gt;&lt;_pages&gt;750-758&lt;/_pages&gt;&lt;_volume&gt;39&lt;/_volume&gt;&lt;/Details&gt;&lt;Extra&gt;&lt;DBUID&gt;{78823FF2-1636-4755-9EEC-C1542B694A52}&lt;/DBUID&gt;&lt;/Extra&gt;&lt;/Item&gt;&lt;/References&gt;&lt;/Group&gt;&lt;/Citation&gt;_x000a_"/>
    <w:docVar w:name="NE.Ref{B2217E0A-A4FC-4DEF-9FFE-652BCE7EC46A}" w:val=" ADDIN NE.Ref.{B2217E0A-A4FC-4DEF-9FFE-652BCE7EC46A}&lt;Citation&gt;&lt;Group&gt;&lt;References&gt;&lt;Item&gt;&lt;ID&gt;50&lt;/ID&gt;&lt;UID&gt;{7F6396A6-82B8-499F-A1A7-5F1993D70498}&lt;/UID&gt;&lt;Title&gt;Mesh Adaption Strategies for Vortex-Dominated Flows&lt;/Title&gt;&lt;Template&gt;Thesis&lt;/Template&gt;&lt;Star&gt;0&lt;/Star&gt;&lt;Tag&gt;0&lt;/Tag&gt;&lt;Author&gt;Kamkar, Sean Javad&lt;/Author&gt;&lt;Year&gt;2011&lt;/Year&gt;&lt;Details&gt;&lt;_created&gt;64422167&lt;/_created&gt;&lt;_modified&gt;64422167&lt;/_modified&gt;&lt;_place_published&gt;Stanford, California, United States&lt;/_place_published&gt;&lt;_publisher&gt;Stanford University&lt;/_publisher&gt;&lt;_type_work&gt;PhdKamkar2011,&lt;/_type_work&gt;&lt;/Details&gt;&lt;Extra&gt;&lt;DBUID&gt;{78823FF2-1636-4755-9EEC-C1542B694A52}&lt;/DBUID&gt;&lt;/Extra&gt;&lt;/Item&gt;&lt;/References&gt;&lt;/Group&gt;&lt;/Citation&gt;_x000a_"/>
    <w:docVar w:name="NE.Ref{B26F54AC-E5F0-47EB-B5F3-CCAA1E862456}" w:val=" ADDIN NE.Ref.{B26F54AC-E5F0-47EB-B5F3-CCAA1E862456}&lt;Citation&gt;&lt;Group&gt;&lt;References&gt;&lt;Item&gt;&lt;ID&gt;21&lt;/ID&gt;&lt;UID&gt;{C9855152-6CC7-4A4D-8A4E-DE7E5E880D9C}&lt;/UID&gt;&lt;Title&gt;Modern Helicopter Rotor Aerodynamics&lt;/Title&gt;&lt;Template&gt;Journal Article&lt;/Template&gt;&lt;Star&gt;0&lt;/Star&gt;&lt;Tag&gt;0&lt;/Tag&gt;&lt;Author&gt;Conlisk, A T&lt;/Author&gt;&lt;Year&gt;2001&lt;/Year&gt;&lt;Details&gt;&lt;_collection_scope&gt;SCI;SCIE;EI&lt;/_collection_scope&gt;&lt;_created&gt;64422167&lt;/_created&gt;&lt;_impact_factor&gt;   8.653&lt;/_impact_factor&gt;&lt;_issue&gt;37&lt;/_issue&gt;&lt;_journal&gt;Progress in Aerospace Sciences&lt;/_journal&gt;&lt;_modified&gt;64422167&lt;/_modified&gt;&lt;_pages&gt;419–476&lt;/_pages&gt;&lt;/Details&gt;&lt;Extra&gt;&lt;DBUID&gt;{78823FF2-1636-4755-9EEC-C1542B694A52}&lt;/DBUID&gt;&lt;/Extra&gt;&lt;/Item&gt;&lt;/References&gt;&lt;/Group&gt;&lt;/Citation&gt;_x000a_"/>
    <w:docVar w:name="NE.Ref{B4162A52-35D6-4C08-B1F1-A42118A93411}" w:val=" ADDIN NE.Ref.{B4162A52-35D6-4C08-B1F1-A42118A93411}&lt;Citation&gt;&lt;Group&gt;&lt;References&gt;&lt;Item&gt;&lt;ID&gt;92&lt;/ID&gt;&lt;UID&gt;{3FCBDAE3-38AB-4870-90D2-74D7A63262FE}&lt;/UID&gt;&lt;Title&gt;Novel Eulerian Vorticity Transport Wake Module for Rotorcraft Flow Analysis&lt;/Title&gt;&lt;Template&gt;Conference Proceedings&lt;/Template&gt;&lt;Star&gt;0&lt;/Star&gt;&lt;Tag&gt;0&lt;/Tag&gt;&lt;Author&gt;Whitehouse, Glen R; Boschitsch, Alexander H; Quackenbush, Todd R; Wachspress, Daniel A; Brown, Richard E&lt;/Author&gt;&lt;Year&gt;2007&lt;/Year&gt;&lt;Details&gt;&lt;_created&gt;64422167&lt;/_created&gt;&lt;_modified&gt;64422479&lt;/_modified&gt;&lt;_place_published&gt;Virginia Beach, Virginia, United States&lt;/_place_published&gt;&lt;_publisher&gt;the American Helicopter Society International, Inc.&lt;/_publisher&gt;&lt;/Details&gt;&lt;Extra&gt;&lt;DBUID&gt;{78823FF2-1636-4755-9EEC-C1542B694A52}&lt;/DBUID&gt;&lt;/Extra&gt;&lt;/Item&gt;&lt;/References&gt;&lt;/Group&gt;&lt;/Citation&gt;_x000a_"/>
    <w:docVar w:name="NE.Ref{B97C0976-6A7E-4945-B14A-7702310991F6}" w:val=" ADDIN NE.Ref.{B97C0976-6A7E-4945-B14A-7702310991F6}&lt;Citation&gt;&lt;Group&gt;&lt;References&gt;&lt;Item&gt;&lt;ID&gt;54&lt;/ID&gt;&lt;UID&gt;{620D4D02-98BA-4321-9F26-45EC52C1AAE7}&lt;/UID&gt;&lt;Title&gt;Nature of Locally Steady Rotor Wakes&lt;/Title&gt;&lt;Template&gt;Journal Article&lt;/Template&gt;&lt;Star&gt;0&lt;/Star&gt;&lt;Tag&gt;0&lt;/Tag&gt;&lt;Author&gt;Kini, Santosh; Conlisk, A T&lt;/Author&gt;&lt;Year&gt;2002&lt;/Year&gt;&lt;Details&gt;&lt;_collection_scope&gt;SCI;SCIE;EI&lt;/_collection_scope&gt;&lt;_created&gt;64422167&lt;/_created&gt;&lt;_impact_factor&gt;   1.249&lt;/_impact_factor&gt;&lt;_issue&gt;5&lt;/_issue&gt;&lt;_journal&gt;Journal of Aircraft&lt;/_journal&gt;&lt;_modified&gt;64422167&lt;/_modified&gt;&lt;_pages&gt;750-758&lt;/_pages&gt;&lt;_volume&gt;39&lt;/_volume&gt;&lt;/Details&gt;&lt;Extra&gt;&lt;DBUID&gt;{78823FF2-1636-4755-9EEC-C1542B694A52}&lt;/DBUID&gt;&lt;/Extra&gt;&lt;/Item&gt;&lt;/References&gt;&lt;/Group&gt;&lt;/Citation&gt;_x000a_"/>
    <w:docVar w:name="NE.Ref{BC000B7D-C5FD-4051-A588-8A628FA9A58F}" w:val=" ADDIN NE.Ref.{BC000B7D-C5FD-4051-A588-8A628FA9A58F}&lt;Citation&gt;&lt;Group&gt;&lt;References&gt;&lt;Item&gt;&lt;ID&gt;117&lt;/ID&gt;&lt;UID&gt;{ACF14DBF-7855-42B2-ADE3-D251FDF24490}&lt;/UID&gt;&lt;Title&gt;涡运动理论&lt;/Title&gt;&lt;Template&gt;Book&lt;/Template&gt;&lt;Star&gt;0&lt;/Star&gt;&lt;Tag&gt;0&lt;/Tag&gt;&lt;Author&gt;童秉纲; 尹协远; 朱克勤&lt;/Author&gt;&lt;Year&gt;2009&lt;/Year&gt;&lt;Details&gt;&lt;_created&gt;64422167&lt;/_created&gt;&lt;_modified&gt;64422167&lt;/_modified&gt;&lt;_place_published&gt;合肥&lt;/_place_published&gt;&lt;_publisher&gt;中国科学技术大学出版社&lt;/_publisher&gt;&lt;_translated_author&gt;Tong, Binggang;Yin, Xieyuan;Zhu, Keqin&lt;/_translated_author&gt;&lt;/Details&gt;&lt;Extra&gt;&lt;DBUID&gt;{78823FF2-1636-4755-9EEC-C1542B694A52}&lt;/DBUID&gt;&lt;/Extra&gt;&lt;/Item&gt;&lt;/References&gt;&lt;/Group&gt;&lt;/Citation&gt;_x000a_"/>
    <w:docVar w:name="NE.Ref{C32AC7D5-5692-4A4E-A770-E29EB4043BB8}" w:val=" ADDIN NE.Ref.{C32AC7D5-5692-4A4E-A770-E29EB4043BB8}&lt;Citation&gt;&lt;Group&gt;&lt;References&gt;&lt;Item&gt;&lt;ID&gt;50&lt;/ID&gt;&lt;UID&gt;{7F6396A6-82B8-499F-A1A7-5F1993D70498}&lt;/UID&gt;&lt;Title&gt;Mesh Adaption Strategies for Vortex-Dominated Flows&lt;/Title&gt;&lt;Template&gt;Thesis&lt;/Template&gt;&lt;Star&gt;0&lt;/Star&gt;&lt;Tag&gt;0&lt;/Tag&gt;&lt;Author&gt;Kamkar, Sean Javad&lt;/Author&gt;&lt;Year&gt;2011&lt;/Year&gt;&lt;Details&gt;&lt;_created&gt;64422167&lt;/_created&gt;&lt;_modified&gt;64422167&lt;/_modified&gt;&lt;_place_published&gt;Stanford, California, United States&lt;/_place_published&gt;&lt;_publisher&gt;Stanford University&lt;/_publisher&gt;&lt;_type_work&gt;PhdKamkar2011,&lt;/_type_work&gt;&lt;/Details&gt;&lt;Extra&gt;&lt;DBUID&gt;{78823FF2-1636-4755-9EEC-C1542B694A52}&lt;/DBUID&gt;&lt;/Extra&gt;&lt;/Item&gt;&lt;/References&gt;&lt;/Group&gt;&lt;Group&gt;&lt;References&gt;&lt;Item&gt;&lt;ID&gt;82&lt;/ID&gt;&lt;UID&gt;{B0980777-3C28-4438-8F30-40E994A7E64D}&lt;/UID&gt;&lt;Title&gt;Overview of the Helios Version 2.0 Computational Platform for Rotorcraft Simulations&lt;/Title&gt;&lt;Template&gt;Conference Proceedings&lt;/Template&gt;&lt;Star&gt;0&lt;/Star&gt;&lt;Tag&gt;0&lt;/Tag&gt;&lt;Author&gt;Sankaran, Venkateswaran; Wissink, Andrew; Datta, Anubhav; Sitaraman, Jayanarayanan; Potsdam, Mark; Jayaraman, Buvana; Katz, Aaron; Kamkar, Sean; Roget, Beatrice; Mavriplis, Dimitri; Saberi, Hossein; Chen, Wei-Bin; Johnson, Wayne; Strawn, Roger&lt;/Author&gt;&lt;Year&gt;2011&lt;/Year&gt;&lt;Details&gt;&lt;_created&gt;64422167&lt;/_created&gt;&lt;_modified&gt;64422479&lt;/_modified&gt;&lt;_place_published&gt;Orlando, Florida, United States&lt;/_place_published&gt;&lt;_publisher&gt;American Institute of Aeronautics and Astronautics, Inc.&lt;/_publisher&gt;&lt;/Details&gt;&lt;Extra&gt;&lt;DBUID&gt;{78823FF2-1636-4755-9EEC-C1542B694A52}&lt;/DBUID&gt;&lt;/Extra&gt;&lt;/Item&gt;&lt;/References&gt;&lt;/Group&gt;&lt;/Citation&gt;_x000a_"/>
    <w:docVar w:name="NE.Ref{C55EDFF6-DC8A-4EF1-AF38-A5FD7D77A094}" w:val=" ADDIN NE.Ref.{C55EDFF6-DC8A-4EF1-AF38-A5FD7D77A094}&lt;Citation&gt;&lt;Group&gt;&lt;References&gt;&lt;Item&gt;&lt;ID&gt;85&lt;/ID&gt;&lt;UID&gt;{24EDECC2-7C67-407A-9567-9B9834680C70}&lt;/UID&gt;&lt;Title&gt;A Method of Computing Helicopter Vortex Wake Distortion&lt;/Title&gt;&lt;Template&gt;Report&lt;/Template&gt;&lt;Star&gt;0&lt;/Star&gt;&lt;Tag&gt;0&lt;/Tag&gt;&lt;Author&gt;Scully, Michael P&lt;/Author&gt;&lt;Year&gt;1967&lt;/Year&gt;&lt;Details&gt;&lt;_created&gt;64422167&lt;/_created&gt;&lt;_modified&gt;64422167&lt;/_modified&gt;&lt;_place_published&gt;Cambridge, Massachusetts, United States&lt;/_place_published&gt;&lt;_publisher&gt;Massachusetts Institute of Technology&lt;/_publisher&gt;&lt;/Details&gt;&lt;Extra&gt;&lt;DBUID&gt;{78823FF2-1636-4755-9EEC-C1542B694A52}&lt;/DBUID&gt;&lt;/Extra&gt;&lt;/Item&gt;&lt;/References&gt;&lt;/Group&gt;&lt;Group&gt;&lt;References&gt;&lt;Item&gt;&lt;ID&gt;84&lt;/ID&gt;&lt;UID&gt;{DDB0074E-16AF-4153-94C4-0A9B5E8A90E4}&lt;/UID&gt;&lt;Title&gt;Computation of Helicopter Rotor Wake Geometry and Its Influence on Rotor Harmonic Airloads&lt;/Title&gt;&lt;Template&gt;Thesis&lt;/Template&gt;&lt;Star&gt;0&lt;/Star&gt;&lt;Tag&gt;0&lt;/Tag&gt;&lt;Author&gt;Scully, Michael P&lt;/Author&gt;&lt;Year&gt;1975&lt;/Year&gt;&lt;Details&gt;&lt;_created&gt;64422167&lt;/_created&gt;&lt;_modified&gt;64422167&lt;/_modified&gt;&lt;_place_published&gt;Cambridge, Massachusetts, United States&lt;/_place_published&gt;&lt;_publisher&gt;Massachusetts Institute of Technology&lt;/_publisher&gt;&lt;_type_work&gt;PhdScully1975,&lt;/_type_work&gt;&lt;/Details&gt;&lt;Extra&gt;&lt;DBUID&gt;{78823FF2-1636-4755-9EEC-C1542B694A52}&lt;/DBUID&gt;&lt;/Extra&gt;&lt;/Item&gt;&lt;/References&gt;&lt;/Group&gt;&lt;/Citation&gt;_x000a_"/>
    <w:docVar w:name="NE.Ref{C5F1BD1E-93E9-4256-ADA5-AA921F5FC05A}" w:val=" ADDIN NE.Ref.{C5F1BD1E-93E9-4256-ADA5-AA921F5FC05A}&lt;Citation&gt;&lt;Group&gt;&lt;References&gt;&lt;Item&gt;&lt;ID&gt;108&lt;/ID&gt;&lt;UID&gt;{3F1B2D30-715F-4A30-B7BB-19A0CF283877}&lt;/UID&gt;&lt;Title&gt;旋翼非定常自由尾迹及高置信度直升机飞行力学建模研究&lt;/Title&gt;&lt;Template&gt;Thesis&lt;/Template&gt;&lt;Star&gt;0&lt;/Star&gt;&lt;Tag&gt;0&lt;/Tag&gt;&lt;Author&gt;李攀&lt;/Author&gt;&lt;Year&gt;2010&lt;/Year&gt;&lt;Details&gt;&lt;_created&gt;64422167&lt;/_created&gt;&lt;_modified&gt;64422167&lt;/_modified&gt;&lt;_place_published&gt;南京&lt;/_place_published&gt;&lt;_publisher&gt;南京航空航天大学&lt;/_publisher&gt;&lt;_type_work&gt;PhdLi2010,&lt;/_type_work&gt;&lt;_translated_author&gt;Li, Pan&lt;/_translated_author&gt;&lt;/Details&gt;&lt;Extra&gt;&lt;DBUID&gt;{78823FF2-1636-4755-9EEC-C1542B694A52}&lt;/DBUID&gt;&lt;/Extra&gt;&lt;/Item&gt;&lt;/References&gt;&lt;/Group&gt;&lt;/Citation&gt;_x000a_"/>
    <w:docVar w:name="NE.Ref{C60F26D6-0794-4324-84C0-D4A6DD1A1019}" w:val=" ADDIN NE.Ref.{C60F26D6-0794-4324-84C0-D4A6DD1A1019}&lt;Citation&gt;&lt;Group&gt;&lt;References&gt;&lt;Item&gt;&lt;ID&gt;119&lt;/ID&gt;&lt;UID&gt;{B08B34EE-15A0-44EE-8E13-1D79C708FA10}&lt;/UID&gt;&lt;Title&gt;旋翼非定常流场的黏性涡数值模拟方法及其混合方法的研究&lt;/Title&gt;&lt;Template&gt;Thesis&lt;/Template&gt;&lt;Star&gt;1&lt;/Star&gt;&lt;Tag&gt;0&lt;/Tag&gt;&lt;Author&gt;魏鹏&lt;/Author&gt;&lt;Year&gt;2012&lt;/Year&gt;&lt;Details&gt;&lt;_accessed&gt;64422660&lt;/_accessed&gt;&lt;_cited_count&gt;6&lt;/_cited_count&gt;&lt;_created&gt;64422167&lt;/_created&gt;&lt;_db_updated&gt;CNKI - Reference&lt;/_db_updated&gt;&lt;_keywords&gt;黏性涡方法;CFD方法;混合方法;旋翼尾迹;旋翼流场;直升机;倾转旋翼&lt;/_keywords&gt;&lt;_modified&gt;64422661&lt;/_modified&gt;&lt;_pages&gt;156&lt;/_pages&gt;&lt;_place_published&gt;南京&lt;/_place_published&gt;&lt;_publisher&gt;南京航空航天大学&lt;/_publisher&gt;&lt;_tertiary_author&gt;徐国华&lt;/_tertiary_author&gt;&lt;_type_work&gt;PhdWei2012,&lt;/_type_work&gt;&lt;_url&gt;https://kns.cnki.net/kcms/detail/detail.aspx?FileName=1014005373.nh&amp;amp;DbName=CDFD2014&lt;/_url&gt;&lt;_volume&gt;博士&lt;/_volume&gt;&lt;_translated_author&gt;Wei, Peng&lt;/_translated_author&gt;&lt;_translated_tertiary_author&gt;Xu, Guohua&lt;/_translated_tertiary_author&gt;&lt;/Details&gt;&lt;Extra&gt;&lt;DBUID&gt;{78823FF2-1636-4755-9EEC-C1542B694A52}&lt;/DBUID&gt;&lt;/Extra&gt;&lt;/Item&gt;&lt;/References&gt;&lt;/Group&gt;&lt;Group&gt;&lt;References&gt;&lt;Item&gt;&lt;ID&gt;120&lt;/ID&gt;&lt;UID&gt;{97DC18CD-3F85-4486-BB72-14631A985A49}&lt;/UID&gt;&lt;Title&gt;基于黏性涡模型的旋翼流场数值方法&lt;/Title&gt;&lt;Template&gt;Journal Article&lt;/Template&gt;&lt;Star&gt;0&lt;/Star&gt;&lt;Tag&gt;0&lt;/Tag&gt;&lt;Author&gt;魏鹏; 史勇杰; 徐国华; 招启军&lt;/Author&gt;&lt;Year&gt;2012&lt;/Year&gt;&lt;Details&gt;&lt;_accessed&gt;64422661&lt;/_accessed&gt;&lt;_author_aff&gt;南京航空航天大学直升机旋翼动力学国家级重点实验室;&lt;/_author_aff&gt;&lt;_cited_count&gt;12&lt;/_cited_count&gt;&lt;_collection_scope&gt;CSCD;PKU;EI&lt;/_collection_scope&gt;&lt;_created&gt;64422167&lt;/_created&gt;&lt;_date&gt;58792320&lt;/_date&gt;&lt;_db_updated&gt;CNKI - Reference&lt;/_db_updated&gt;&lt;_issue&gt;05&lt;/_issue&gt;&lt;_journal&gt;航空学报&lt;/_journal&gt;&lt;_keywords&gt;黏性涡元;离散涡方法;旋翼尾迹;快速多极子算法;诱导速度;旋翼流场&lt;/_keywords&gt;&lt;_modified&gt;64422661&lt;/_modified&gt;&lt;_pages&gt;771-780&lt;/_pages&gt;&lt;_url&gt;https://kns.cnki.net/kcms/detail/detail.aspx?FileName=HKXB201205002&amp;amp;DbName=CJFQ2012&lt;/_url&gt;&lt;_volume&gt;33&lt;/_volume&gt;&lt;_translated_author&gt;Wei, Peng;Shi, Yongjie;Xu, Guohua;Zhao, Qijun&lt;/_translated_author&gt;&lt;/Details&gt;&lt;Extra&gt;&lt;DBUID&gt;{78823FF2-1636-4755-9EEC-C1542B694A52}&lt;/DBUID&gt;&lt;/Extra&gt;&lt;/Item&gt;&lt;/References&gt;&lt;/Group&gt;&lt;/Citation&gt;_x000a_"/>
    <w:docVar w:name="NE.Ref{C6B69611-42AC-47D4-84DC-D590E20D8EC5}" w:val=" ADDIN NE.Ref.{C6B69611-42AC-47D4-84DC-D590E20D8EC5}&lt;Citation&gt;&lt;Group&gt;&lt;References&gt;&lt;Item&gt;&lt;ID&gt;445&lt;/ID&gt;&lt;UID&gt;{924ABC25-0F20-461C-A548-043832DB984E}&lt;/UID&gt;&lt;Title&gt;Modifying Ship Air-Wake Vortices for Aircraft Operations&lt;/Title&gt;&lt;Template&gt;Report&lt;/Template&gt;&lt;Star&gt;0&lt;/Star&gt;&lt;Tag&gt;0&lt;/Tag&gt;&lt;Author&gt;Lamar, John E&lt;/Author&gt;&lt;Year&gt;2004&lt;/Year&gt;&lt;Details&gt;&lt;_created&gt;64377486&lt;/_created&gt;&lt;_modified&gt;64377486&lt;/_modified&gt;&lt;_place_published&gt;Hampton, Virginia, United States&lt;/_place_published&gt;&lt;_publisher&gt;NASA Langley Research Center&lt;/_publisher&gt;&lt;/Details&gt;&lt;Extra&gt;&lt;DBUID&gt;{31336468-E638-4E8A-9331-62E29CCF8525}&lt;/DBUID&gt;&lt;/Extra&gt;&lt;/Item&gt;&lt;/References&gt;&lt;/Group&gt;&lt;Group&gt;&lt;References&gt;&lt;Item&gt;&lt;ID&gt;56&lt;/ID&gt;&lt;UID&gt;{17960980-D99C-4DD4-9151-C5FFED85C7F2}&lt;/UID&gt;&lt;Title&gt;Subscale Ship Airwake Studies Using Novel Vortex Flow Devices with Smoke, Laser-Vapor-Screen and Particle Image Velocimetry&lt;/Title&gt;&lt;Template&gt;Report&lt;/Template&gt;&lt;Star&gt;0&lt;/Star&gt;&lt;Tag&gt;0&lt;/Tag&gt;&lt;Author&gt;Lamar, John E; Landman, Drew; Swift, Russell S; Parikh, Paresh C&lt;/Author&gt;&lt;Year&gt;2007&lt;/Year&gt;&lt;Details&gt;&lt;_created&gt;64422167&lt;/_created&gt;&lt;_modified&gt;64422167&lt;/_modified&gt;&lt;_place_published&gt;Hampton, Virginia, United States&lt;/_place_published&gt;&lt;_publisher&gt;NASA Langley Research Center&lt;/_publisher&gt;&lt;/Details&gt;&lt;Extra&gt;&lt;DBUID&gt;{78823FF2-1636-4755-9EEC-C1542B694A52}&lt;/DBUID&gt;&lt;/Extra&gt;&lt;/Item&gt;&lt;/References&gt;&lt;/Group&gt;&lt;/Citation&gt;_x000a_"/>
    <w:docVar w:name="NE.Ref{C8566BBF-3771-442F-BDE1-09FF642B1337}" w:val=" ADDIN NE.Ref.{C8566BBF-3771-442F-BDE1-09FF642B1337}&lt;Citation&gt;&lt;Group&gt;&lt;References&gt;&lt;Item&gt;&lt;ID&gt;57&lt;/ID&gt;&lt;UID&gt;{1F821E04-EBA5-4823-8F3B-7585FEE76DF1}&lt;/UID&gt;&lt;Title&gt;An Analytical Method for Predicting Rotor Wake Geometry&lt;/Title&gt;&lt;Template&gt;Journal Article&lt;/Template&gt;&lt;Star&gt;0&lt;/Star&gt;&lt;Tag&gt;0&lt;/Tag&gt;&lt;Author&gt;Landgrebe, Anton J&lt;/Author&gt;&lt;Year&gt;1969&lt;/Year&gt;&lt;Details&gt;&lt;_collection_scope&gt;SCI;SCIE;EI&lt;/_collection_scope&gt;&lt;_created&gt;64422167&lt;/_created&gt;&lt;_impact_factor&gt;   1.101&lt;/_impact_factor&gt;&lt;_issue&gt;4&lt;/_issue&gt;&lt;_journal&gt;Journal of the American Helicopter Society&lt;/_journal&gt;&lt;_modified&gt;64422167&lt;/_modified&gt;&lt;_pages&gt;20-32&lt;/_pages&gt;&lt;_volume&gt;14&lt;/_volume&gt;&lt;/Details&gt;&lt;Extra&gt;&lt;DBUID&gt;{78823FF2-1636-4755-9EEC-C1542B694A52}&lt;/DBUID&gt;&lt;/Extra&gt;&lt;/Item&gt;&lt;/References&gt;&lt;/Group&gt;&lt;/Citation&gt;_x000a_"/>
    <w:docVar w:name="NE.Ref{C94E2188-D407-40F5-8E71-A63D5B09359F}" w:val=" ADDIN NE.Ref.{C94E2188-D407-40F5-8E71-A63D5B09359F}&lt;Citation&gt;&lt;Group&gt;&lt;References&gt;&lt;Item&gt;&lt;ID&gt;14&lt;/ID&gt;&lt;UID&gt;{8C84BF52-860F-4191-A300-FCF2F1D04A0F}&lt;/UID&gt;&lt;Title&gt;Computational-Fluid-Dynamics Based Advanced Ship-Airwake Database for Helicopter Flight Simulators&lt;/Title&gt;&lt;Template&gt;Journal Article&lt;/Template&gt;&lt;Star&gt;0&lt;/Star&gt;&lt;Tag&gt;0&lt;/Tag&gt;&lt;Author&gt;Bogstad, M C; Habashi, W G; Akel, I; Ait-Ali-Yahia, D; Giannias, N; Longo, V&lt;/Author&gt;&lt;Year&gt;2002&lt;/Year&gt;&lt;Details&gt;&lt;_collection_scope&gt;SCI;SCIE;EI&lt;/_collection_scope&gt;&lt;_created&gt;64422167&lt;/_created&gt;&lt;_impact_factor&gt;   1.249&lt;/_impact_factor&gt;&lt;_issue&gt;5&lt;/_issue&gt;&lt;_journal&gt;Journal of Aircraft&lt;/_journal&gt;&lt;_modified&gt;64422167&lt;/_modified&gt;&lt;_pages&gt;830-838&lt;/_pages&gt;&lt;_volume&gt;39&lt;/_volume&gt;&lt;/Details&gt;&lt;Extra&gt;&lt;DBUID&gt;{78823FF2-1636-4755-9EEC-C1542B694A52}&lt;/DBUID&gt;&lt;/Extra&gt;&lt;/Item&gt;&lt;/References&gt;&lt;/Group&gt;&lt;/Citation&gt;_x000a_"/>
    <w:docVar w:name="NE.Ref{D247573C-1C1E-47FC-B779-86325F81A485}" w:val=" ADDIN NE.Ref.{D247573C-1C1E-47FC-B779-86325F81A485}&lt;Citation&gt;&lt;Group&gt;&lt;References&gt;&lt;Item&gt;&lt;ID&gt;28&lt;/ID&gt;&lt;UID&gt;{684BD245-D3F9-489D-A229-69BA2DFD28C3}&lt;/UID&gt;&lt;Title&gt;Ship-Helicopter Operating Limits Prediction Using Piloted Flight Simulation and Time-Accurate Airwakes&lt;/Title&gt;&lt;Template&gt;Journal Article&lt;/Template&gt;&lt;Star&gt;0&lt;/Star&gt;&lt;Tag&gt;0&lt;/Tag&gt;&lt;Author&gt;Forrest, James S; Owen, Ieuan; Padfield, Gareth D; Hodge, Steven J&lt;/Author&gt;&lt;Year&gt;2012&lt;/Year&gt;&lt;Details&gt;&lt;_collection_scope&gt;SCI;SCIE;EI&lt;/_collection_scope&gt;&lt;_created&gt;64422167&lt;/_created&gt;&lt;_impact_factor&gt;   1.249&lt;/_impact_factor&gt;&lt;_issue&gt;4&lt;/_issue&gt;&lt;_journal&gt;Journal of Aircraft&lt;/_journal&gt;&lt;_modified&gt;64422167&lt;/_modified&gt;&lt;_pages&gt;1020-1031&lt;/_pages&gt;&lt;_volume&gt;49&lt;/_volume&gt;&lt;/Details&gt;&lt;Extra&gt;&lt;DBUID&gt;{78823FF2-1636-4755-9EEC-C1542B694A52}&lt;/DBUID&gt;&lt;/Extra&gt;&lt;/Item&gt;&lt;/References&gt;&lt;/Group&gt;&lt;/Citation&gt;_x000a_"/>
    <w:docVar w:name="NE.Ref{D503FFE6-C82D-4359-80C9-7D68E78706B0}" w:val=" ADDIN NE.Ref.{D503FFE6-C82D-4359-80C9-7D68E78706B0}&lt;Citation&gt;&lt;Group&gt;&lt;References&gt;&lt;Item&gt;&lt;ID&gt;72&lt;/ID&gt;&lt;UID&gt;{79E99F17-F67F-402F-B298-8A4B901D8FCA}&lt;/UID&gt;&lt;Title&gt;Nonlinear Helicopter and Ship Models for Predictive Control of Ship Landing Operations&lt;/Title&gt;&lt;Template&gt;Conference Proceedings&lt;/Template&gt;&lt;Star&gt;0&lt;/Star&gt;&lt;Tag&gt;0&lt;/Tag&gt;&lt;Author&gt;Ngo, Tri D; Sultan, Cornel&lt;/Author&gt;&lt;Year&gt;2014&lt;/Year&gt;&lt;Details&gt;&lt;_created&gt;64422167&lt;/_created&gt;&lt;_modified&gt;64422479&lt;/_modified&gt;&lt;_place_published&gt;National Harbor, Maryland, United States&lt;/_place_published&gt;&lt;_publisher&gt;American Institute of Aeronautics and Astronautics, Inc.&lt;/_publisher&gt;&lt;/Details&gt;&lt;Extra&gt;&lt;DBUID&gt;{78823FF2-1636-4755-9EEC-C1542B694A52}&lt;/DBUID&gt;&lt;/Extra&gt;&lt;/Item&gt;&lt;/References&gt;&lt;/Group&gt;&lt;/Citation&gt;_x000a_"/>
    <w:docVar w:name="NE.Ref{DF87C10B-8745-49E7-BFE4-4852647F704A}" w:val=" ADDIN NE.Ref.{DF87C10B-8745-49E7-BFE4-4852647F704A}&lt;Citation&gt;&lt;Group&gt;&lt;References&gt;&lt;Item&gt;&lt;ID&gt;58&lt;/ID&gt;&lt;UID&gt;{24AE4033-7BE6-410E-8395-D5D8137A8384}&lt;/UID&gt;&lt;Title&gt;An Investigation of the Quantitative Applicability of Model Helicopter Rotor Wake Patterns Obtained from a Water Tunnel&lt;/Title&gt;&lt;Template&gt;Report&lt;/Template&gt;&lt;Star&gt;0&lt;/Star&gt;&lt;Tag&gt;0&lt;/Tag&gt;&lt;Author&gt;Landgrebe, Anton L; Bellinger, Elton D&lt;/Author&gt;&lt;Year&gt;1971&lt;/Year&gt;&lt;Details&gt;&lt;_created&gt;64422167&lt;/_created&gt;&lt;_modified&gt;64422167&lt;/_modified&gt;&lt;_place_published&gt;Fort Eustis, Virginia, United States&lt;/_place_published&gt;&lt;_publisher&gt;U.S. Army Air Mobility Research and Development Laboratory&lt;/_publisher&gt;&lt;/Details&gt;&lt;Extra&gt;&lt;DBUID&gt;{78823FF2-1636-4755-9EEC-C1542B694A52}&lt;/DBUID&gt;&lt;/Extra&gt;&lt;/Item&gt;&lt;/References&gt;&lt;/Group&gt;&lt;/Citation&gt;_x000a_"/>
    <w:docVar w:name="NE.Ref{E17576BC-8F18-4A55-B70C-32BD0506B318}" w:val=" ADDIN NE.Ref.{E17576BC-8F18-4A55-B70C-32BD0506B318}&lt;Citation&gt;&lt;Group&gt;&lt;References&gt;&lt;Item&gt;&lt;ID&gt;101&lt;/ID&gt;&lt;UID&gt;{8E327542-1A26-4B6C-9783-3E5A6D758754}&lt;/UID&gt;&lt;Title&gt;旋翼桨叶绕流Euler方程数值模拟&lt;/Title&gt;&lt;Template&gt;Journal Article&lt;/Template&gt;&lt;Star&gt;0&lt;/Star&gt;&lt;Tag&gt;0&lt;/Tag&gt;&lt;Author&gt;曹义华; 康凯&lt;/Author&gt;&lt;Year&gt;1998&lt;/Year&gt;&lt;Details&gt;&lt;_created&gt;64422167&lt;/_created&gt;&lt;_issue&gt;2&lt;/_issue&gt;&lt;_journal&gt;直升机技术&lt;/_journal&gt;&lt;_modified&gt;64422167&lt;/_modified&gt;&lt;_pages&gt;24-29&lt;/_pages&gt;&lt;_translated_author&gt;Cao, Yihua;Kang, Kai&lt;/_translated_author&gt;&lt;/Details&gt;&lt;Extra&gt;&lt;DBUID&gt;{78823FF2-1636-4755-9EEC-C1542B694A52}&lt;/DBUID&gt;&lt;/Extra&gt;&lt;/Item&gt;&lt;/References&gt;&lt;/Group&gt;&lt;Group&gt;&lt;References&gt;&lt;Item&gt;&lt;ID&gt;100&lt;/ID&gt;&lt;UID&gt;{323A711E-3B3D-4489-B6AE-BCBA41F0A21E}&lt;/UID&gt;&lt;Title&gt;Euler方程数值模拟绕悬停旋翼桨叶的流动&lt;/Title&gt;&lt;Template&gt;Journal Article&lt;/Template&gt;&lt;Star&gt;0&lt;/Star&gt;&lt;Tag&gt;0&lt;/Tag&gt;&lt;Author&gt;曹义华; 康凯&lt;/Author&gt;&lt;Year&gt;1999&lt;/Year&gt;&lt;Details&gt;&lt;_collection_scope&gt;CSCD;PKU;EI&lt;/_collection_scope&gt;&lt;_created&gt;64422167&lt;/_created&gt;&lt;_issue&gt;1&lt;/_issue&gt;&lt;_journal&gt;北京航空航天大学学报&lt;/_journal&gt;&lt;_modified&gt;64422167&lt;/_modified&gt;&lt;_pages&gt;61-63&lt;/_pages&gt;&lt;_volume&gt;25&lt;/_volume&gt;&lt;_translated_author&gt;Cao, Yihua;Kang, Kai&lt;/_translated_author&gt;&lt;/Details&gt;&lt;Extra&gt;&lt;DBUID&gt;{78823FF2-1636-4755-9EEC-C1542B694A52}&lt;/DBUID&gt;&lt;/Extra&gt;&lt;/Item&gt;&lt;/References&gt;&lt;/Group&gt;&lt;/Citation&gt;_x000a_"/>
    <w:docVar w:name="NE.Ref{E5359A8C-04B1-45DB-B796-2CB2DE0EC903}" w:val=" ADDIN NE.Ref.{E5359A8C-04B1-45DB-B796-2CB2DE0EC903}&lt;Citation&gt;&lt;Group&gt;&lt;References&gt;&lt;Item&gt;&lt;ID&gt;25&lt;/ID&gt;&lt;UID&gt;{D3FC275B-8EC5-4229-BA00-E116E8465619}&lt;/UID&gt;&lt;Title&gt;Design of 1/48th-Scale Models for Ship/Rotorcraft Interaction Studies&lt;/Title&gt;&lt;Template&gt;Conference Proceedings&lt;/Template&gt;&lt;Star&gt;0&lt;/Star&gt;&lt;Tag&gt;0&lt;/Tag&gt;&lt;Author&gt;Derby, Michael R; Yamauchi, Gloria K&lt;/Author&gt;&lt;Year&gt;2003&lt;/Year&gt;&lt;Details&gt;&lt;_accessed&gt;64422637&lt;/_accessed&gt;&lt;_created&gt;64422167&lt;/_created&gt;&lt;_modified&gt;64422637&lt;/_modified&gt;&lt;_place_published&gt;Orlando, Florida, United States&lt;/_place_published&gt;&lt;_publisher&gt;American Institute of Aeronautics and Astronautics, Inc.&lt;/_publisher&gt;&lt;/Details&gt;&lt;Extra&gt;&lt;DBUID&gt;{78823FF2-1636-4755-9EEC-C1542B694A52}&lt;/DBUID&gt;&lt;/Extra&gt;&lt;/Item&gt;&lt;/References&gt;&lt;/Group&gt;&lt;/Citation&gt;_x000a_"/>
    <w:docVar w:name="NE.Ref{EABBB643-EE37-4C07-AB6C-FB4CE7507C08}" w:val=" ADDIN NE.Ref.{EABBB643-EE37-4C07-AB6C-FB4CE7507C08}&lt;Citation&gt;&lt;Group&gt;&lt;References&gt;&lt;Item&gt;&lt;ID&gt;124&lt;/ID&gt;&lt;UID&gt;{50B450F6-3D9C-4067-A8F7-F47E904DCCB9}&lt;/UID&gt;&lt;Title&gt;直升机手册&lt;/Title&gt;&lt;Template&gt;Book&lt;/Template&gt;&lt;Star&gt;0&lt;/Star&gt;&lt;Tag&gt;0&lt;/Tag&gt;&lt;Author&gt;倪先平&lt;/Author&gt;&lt;Year&gt;2003&lt;/Year&gt;&lt;Details&gt;&lt;_accessed&gt;64422619&lt;/_accessed&gt;&lt;_created&gt;64422360&lt;/_created&gt;&lt;_modified&gt;64422619&lt;/_modified&gt;&lt;_place_published&gt;北京&lt;/_place_published&gt;&lt;_publisher&gt;航空工业出版社&lt;/_publisher&gt;&lt;_translated_author&gt;Ni, Xianping&lt;/_translated_author&gt;&lt;/Details&gt;&lt;Extra&gt;&lt;DBUID&gt;{78823FF2-1636-4755-9EEC-C1542B694A52}&lt;/DBUID&gt;&lt;/Extra&gt;&lt;/Item&gt;&lt;/References&gt;&lt;/Group&gt;&lt;/Citation&gt;_x000a_"/>
    <w:docVar w:name="NE.Ref{EB1D698A-22B3-4278-88E3-C7B9021AEC61}" w:val=" ADDIN NE.Ref.{EB1D698A-22B3-4278-88E3-C7B9021AEC61}&lt;Citation&gt;&lt;Group&gt;&lt;References&gt;&lt;Item&gt;&lt;ID&gt;3&lt;/ID&gt;&lt;UID&gt;{2CD25D73-33F0-4CEA-96B2-36B170068D64}&lt;/UID&gt;&lt;Title&gt;Analysis of Rotor Wake Aerodynamics During Maneuvering Flight Using a Free-Vortex Wake Methodology&lt;/Title&gt;&lt;Template&gt;Thesis&lt;/Template&gt;&lt;Star&gt;0&lt;/Star&gt;&lt;Tag&gt;0&lt;/Tag&gt;&lt;Author&gt;Ananthan, Shreyas&lt;/Author&gt;&lt;Year&gt;2006&lt;/Year&gt;&lt;Details&gt;&lt;_created&gt;64422167&lt;/_created&gt;&lt;_modified&gt;64422167&lt;/_modified&gt;&lt;_place_published&gt;College Park, Maryland, United States&lt;/_place_published&gt;&lt;_publisher&gt;University of Maryland, College Park&lt;/_publisher&gt;&lt;_type_work&gt;PhdAnanthan2006,&lt;/_type_work&gt;&lt;/Details&gt;&lt;Extra&gt;&lt;DBUID&gt;{78823FF2-1636-4755-9EEC-C1542B694A52}&lt;/DBUID&gt;&lt;/Extra&gt;&lt;/Item&gt;&lt;/References&gt;&lt;/Group&gt;&lt;/Citation&gt;_x000a_"/>
    <w:docVar w:name="NE.Ref{EEF9F9C2-F699-4769-92E2-88CBA2C4AC22}" w:val=" ADDIN NE.Ref.{EEF9F9C2-F699-4769-92E2-88CBA2C4AC22}&lt;Citation&gt;&lt;Group&gt;&lt;References&gt;&lt;Item&gt;&lt;ID&gt;109&lt;/ID&gt;&lt;UID&gt;{469B1999-594F-481C-9CAC-8FDB25447697}&lt;/UID&gt;&lt;Title&gt;基于自由尾迹/面元法的旋翼下洗干扰计算和直升机配平&lt;/Title&gt;&lt;Template&gt;Journal Article&lt;/Template&gt;&lt;Star&gt;0&lt;/Star&gt;&lt;Tag&gt;0&lt;/Tag&gt;&lt;Author&gt;吕少杰; 魏靖彪; 曹义华&lt;/Author&gt;&lt;Year&gt;2015&lt;/Year&gt;&lt;Details&gt;&lt;_collection_scope&gt;CSCD;PKU;EI&lt;/_collection_scope&gt;&lt;_created&gt;64422167&lt;/_created&gt;&lt;_issue&gt;9&lt;/_issue&gt;&lt;_journal&gt;北京航空航天大学学报&lt;/_journal&gt;&lt;_modified&gt;64422167&lt;/_modified&gt;&lt;_pages&gt;1624-1630&lt;/_pages&gt;&lt;_volume&gt;41&lt;/_volume&gt;&lt;_translated_author&gt;Lu, Shaojie;Wei, Jingbiao;Cao, Yihua&lt;/_translated_author&gt;&lt;/Details&gt;&lt;Extra&gt;&lt;DBUID&gt;{78823FF2-1636-4755-9EEC-C1542B694A52}&lt;/DBUID&gt;&lt;/Extra&gt;&lt;/Item&gt;&lt;/References&gt;&lt;/Group&gt;&lt;/Citation&gt;_x000a_"/>
    <w:docVar w:name="NE.Ref{F6CCBBB0-BE81-40D2-985E-28B43744AB32}" w:val=" ADDIN NE.Ref.{F6CCBBB0-BE81-40D2-985E-28B43744AB32}&lt;Citation&gt;&lt;Group&gt;&lt;References&gt;&lt;Item&gt;&lt;ID&gt;32&lt;/ID&gt;&lt;UID&gt;{FD3DCF97-DF20-407D-902C-982603424884}&lt;/UID&gt;&lt;Title&gt;Development of a Time-Accurate Viscous Lagrangian Vortex Wake Model for Wind Turbine Applications&lt;/Title&gt;&lt;Template&gt;Thesis&lt;/Template&gt;&lt;Star&gt;0&lt;/Star&gt;&lt;Tag&gt;0&lt;/Tag&gt;&lt;Author&gt;Gupta, Sandeep&lt;/Author&gt;&lt;Year&gt;2006&lt;/Year&gt;&lt;Details&gt;&lt;_created&gt;64422167&lt;/_created&gt;&lt;_modified&gt;64422167&lt;/_modified&gt;&lt;_place_published&gt;College Park, Maryland, United States&lt;/_place_published&gt;&lt;_publisher&gt;University of Maryland, College Park&lt;/_publisher&gt;&lt;_type_work&gt;PhdGupta2006,&lt;/_type_work&gt;&lt;/Details&gt;&lt;Extra&gt;&lt;DBUID&gt;{78823FF2-1636-4755-9EEC-C1542B694A52}&lt;/DBUID&gt;&lt;/Extra&gt;&lt;/Item&gt;&lt;/References&gt;&lt;/Group&gt;&lt;/Citation&gt;_x000a_"/>
    <w:docVar w:name="NE.Ref{F8147154-D7D9-41CB-B5A0-F5D0771A6281}" w:val=" ADDIN NE.Ref.{F8147154-D7D9-41CB-B5A0-F5D0771A6281}&lt;Citation&gt;&lt;Group&gt;&lt;References&gt;&lt;Item&gt;&lt;ID&gt;63&lt;/ID&gt;&lt;UID&gt;{2226B068-AC22-4327-B926-59A59D324A86}&lt;/UID&gt;&lt;Title&gt;Principles of Helicopter Aerodynamics&lt;/Title&gt;&lt;Template&gt;Book&lt;/Template&gt;&lt;Star&gt;0&lt;/Star&gt;&lt;Tag&gt;0&lt;/Tag&gt;&lt;Author&gt;Leishman, J Gordon&lt;/Author&gt;&lt;Year&gt;2006&lt;/Year&gt;&lt;Details&gt;&lt;_created&gt;64422167&lt;/_created&gt;&lt;_edition&gt;2&lt;/_edition&gt;&lt;_modified&gt;64422673&lt;/_modified&gt;&lt;_place_published&gt;New York, USA&lt;/_place_published&gt;&lt;_publisher&gt;Cambridge University Press&lt;/_publisher&gt;&lt;/Details&gt;&lt;Extra&gt;&lt;DBUID&gt;{78823FF2-1636-4755-9EEC-C1542B694A52}&lt;/DBUID&gt;&lt;/Extra&gt;&lt;/Item&gt;&lt;/References&gt;&lt;/Group&gt;&lt;Group&gt;&lt;References&gt;&lt;Item&gt;&lt;ID&gt;43&lt;/ID&gt;&lt;UID&gt;{D1043E1E-0C52-458A-8833-64C69F6A1CBF}&lt;/UID&gt;&lt;Title&gt;Rotorcraft Aeromechanics&lt;/Title&gt;&lt;Template&gt;Book&lt;/Template&gt;&lt;Star&gt;0&lt;/Star&gt;&lt;Tag&gt;0&lt;/Tag&gt;&lt;Author&gt;Johnson, Wayne&lt;/Author&gt;&lt;Year&gt;2013&lt;/Year&gt;&lt;Details&gt;&lt;_created&gt;64422167&lt;/_created&gt;&lt;_modified&gt;64422672&lt;/_modified&gt;&lt;_place_published&gt;New York, USA&lt;/_place_published&gt;&lt;_publisher&gt;Cambridge University Press&lt;/_publisher&gt;&lt;/Details&gt;&lt;Extra&gt;&lt;DBUID&gt;{78823FF2-1636-4755-9EEC-C1542B694A52}&lt;/DBUID&gt;&lt;/Extra&gt;&lt;/Item&gt;&lt;/References&gt;&lt;/Group&gt;&lt;/Citation&gt;_x000a_"/>
    <w:docVar w:name="NE.Ref{FAC7B96E-97F5-4861-B59A-867C5CAFAC40}" w:val=" ADDIN NE.Ref.{FAC7B96E-97F5-4861-B59A-867C5CAFAC40}&lt;Citation&gt;&lt;Group&gt;&lt;References&gt;&lt;Item&gt;&lt;ID&gt;60&lt;/ID&gt;&lt;UID&gt;{C09E6E6F-290C-462C-AD81-CB7CB0852B68}&lt;/UID&gt;&lt;Title&gt;Analysis of Pilot Workload in the Helicopter/Ship Dynamic Interface using Time-Accurate and Stochastic Ship Airwake Models&lt;/Title&gt;&lt;Template&gt;Conference Proceedings&lt;/Template&gt;&lt;Star&gt;0&lt;/Star&gt;&lt;Tag&gt;0&lt;/Tag&gt;&lt;Author&gt;Lee, Dooyong; Horn, Joseph F&lt;/Author&gt;&lt;Year&gt;2004&lt;/Year&gt;&lt;Details&gt;&lt;_created&gt;64422167&lt;/_created&gt;&lt;_modified&gt;64422478&lt;/_modified&gt;&lt;_place_published&gt;Providence, Rhode Island, United States&lt;/_place_published&gt;&lt;_publisher&gt;American Institute of Aeronautics and Astronautics, Inc.&lt;/_publisher&gt;&lt;/Details&gt;&lt;Extra&gt;&lt;DBUID&gt;{78823FF2-1636-4755-9EEC-C1542B694A52}&lt;/DBUID&gt;&lt;/Extra&gt;&lt;/Item&gt;&lt;/References&gt;&lt;/Group&gt;&lt;/Citation&gt;_x000a_"/>
    <w:docVar w:name="NE.Ref{FE0E8945-ABEF-4BE0-95F0-660EE40A4198}" w:val=" ADDIN NE.Ref.{FE0E8945-ABEF-4BE0-95F0-660EE40A4198}&lt;Citation&gt;&lt;Group&gt;&lt;References&gt;&lt;Item&gt;&lt;ID&gt;17&lt;/ID&gt;&lt;UID&gt;{41B27E1A-F0E6-4537-9D31-C5CF4B88B71F}&lt;/UID&gt;&lt;Title&gt;Efficient High-Resolution Wake Modeling Using the Vorticity Transport Equation&lt;/Title&gt;&lt;Template&gt;Journal Article&lt;/Template&gt;&lt;Star&gt;0&lt;/Star&gt;&lt;Tag&gt;0&lt;/Tag&gt;&lt;Author&gt;Brown, Richard E; Line, Andrew J&lt;/Author&gt;&lt;Year&gt;2005&lt;/Year&gt;&lt;Details&gt;&lt;_collection_scope&gt;SCI;SCIE;EI&lt;/_collection_scope&gt;&lt;_created&gt;64422167&lt;/_created&gt;&lt;_impact_factor&gt;   2.127&lt;/_impact_factor&gt;&lt;_issue&gt;7&lt;/_issue&gt;&lt;_journal&gt;AIAA Journal&lt;/_journal&gt;&lt;_modified&gt;64422167&lt;/_modified&gt;&lt;_pages&gt;1434-1443&lt;/_pages&gt;&lt;_volume&gt;43&lt;/_volume&gt;&lt;/Details&gt;&lt;Extra&gt;&lt;DBUID&gt;{78823FF2-1636-4755-9EEC-C1542B694A52}&lt;/DBUID&gt;&lt;/Extra&gt;&lt;/Item&gt;&lt;/References&gt;&lt;/Group&gt;&lt;/Citation&gt;_x000a_"/>
    <w:docVar w:name="ne_docsoft" w:val="MSWord"/>
    <w:docVar w:name="ne_docversion" w:val="NoteExpress 2.0"/>
    <w:docVar w:name="ne_stylename" w:val="航空动力学报"/>
  </w:docVars>
  <w:rsids>
    <w:rsidRoot w:val="00172A27"/>
    <w:rsid w:val="00001B6E"/>
    <w:rsid w:val="00001D74"/>
    <w:rsid w:val="00002F68"/>
    <w:rsid w:val="00003712"/>
    <w:rsid w:val="00003F95"/>
    <w:rsid w:val="00004EAF"/>
    <w:rsid w:val="0000629C"/>
    <w:rsid w:val="00007934"/>
    <w:rsid w:val="00007CDF"/>
    <w:rsid w:val="000114F8"/>
    <w:rsid w:val="00012FEA"/>
    <w:rsid w:val="00015213"/>
    <w:rsid w:val="00015EE5"/>
    <w:rsid w:val="000173D9"/>
    <w:rsid w:val="000177CC"/>
    <w:rsid w:val="000205A3"/>
    <w:rsid w:val="000225E6"/>
    <w:rsid w:val="00023B45"/>
    <w:rsid w:val="00023ECD"/>
    <w:rsid w:val="000253A0"/>
    <w:rsid w:val="000254EB"/>
    <w:rsid w:val="00025DAD"/>
    <w:rsid w:val="00032B7D"/>
    <w:rsid w:val="00032FB3"/>
    <w:rsid w:val="00033A6F"/>
    <w:rsid w:val="00033BEE"/>
    <w:rsid w:val="0003418E"/>
    <w:rsid w:val="000370E1"/>
    <w:rsid w:val="00037979"/>
    <w:rsid w:val="00037C49"/>
    <w:rsid w:val="00043CF4"/>
    <w:rsid w:val="00045817"/>
    <w:rsid w:val="0005112D"/>
    <w:rsid w:val="0005259B"/>
    <w:rsid w:val="0005328C"/>
    <w:rsid w:val="00053E1C"/>
    <w:rsid w:val="00063C87"/>
    <w:rsid w:val="00064A10"/>
    <w:rsid w:val="00064FC7"/>
    <w:rsid w:val="0007503E"/>
    <w:rsid w:val="00084674"/>
    <w:rsid w:val="000862CC"/>
    <w:rsid w:val="00086575"/>
    <w:rsid w:val="00091D6B"/>
    <w:rsid w:val="000934A6"/>
    <w:rsid w:val="000949FC"/>
    <w:rsid w:val="0009506B"/>
    <w:rsid w:val="00095FD7"/>
    <w:rsid w:val="00096FD8"/>
    <w:rsid w:val="000971B6"/>
    <w:rsid w:val="000A1DD3"/>
    <w:rsid w:val="000A1FD5"/>
    <w:rsid w:val="000A409C"/>
    <w:rsid w:val="000A5222"/>
    <w:rsid w:val="000A5575"/>
    <w:rsid w:val="000A581A"/>
    <w:rsid w:val="000A6C94"/>
    <w:rsid w:val="000B0190"/>
    <w:rsid w:val="000B13E9"/>
    <w:rsid w:val="000B1B20"/>
    <w:rsid w:val="000B22FF"/>
    <w:rsid w:val="000B2A7B"/>
    <w:rsid w:val="000B2EE8"/>
    <w:rsid w:val="000B33B8"/>
    <w:rsid w:val="000B38E9"/>
    <w:rsid w:val="000B398A"/>
    <w:rsid w:val="000B6EF2"/>
    <w:rsid w:val="000B78BB"/>
    <w:rsid w:val="000B7D1C"/>
    <w:rsid w:val="000C0B9C"/>
    <w:rsid w:val="000C0CFB"/>
    <w:rsid w:val="000C2899"/>
    <w:rsid w:val="000C54C8"/>
    <w:rsid w:val="000C5BAA"/>
    <w:rsid w:val="000C6D98"/>
    <w:rsid w:val="000C7207"/>
    <w:rsid w:val="000C7FF6"/>
    <w:rsid w:val="000D023F"/>
    <w:rsid w:val="000D0CE7"/>
    <w:rsid w:val="000D17DB"/>
    <w:rsid w:val="000D1BAA"/>
    <w:rsid w:val="000D2483"/>
    <w:rsid w:val="000D6468"/>
    <w:rsid w:val="000D7F03"/>
    <w:rsid w:val="000E09C8"/>
    <w:rsid w:val="000E1FDC"/>
    <w:rsid w:val="000E2EF9"/>
    <w:rsid w:val="000E5739"/>
    <w:rsid w:val="000F0095"/>
    <w:rsid w:val="000F106D"/>
    <w:rsid w:val="000F2A90"/>
    <w:rsid w:val="000F54E7"/>
    <w:rsid w:val="000F6C8B"/>
    <w:rsid w:val="001008CB"/>
    <w:rsid w:val="001017DA"/>
    <w:rsid w:val="00101A0F"/>
    <w:rsid w:val="00101B78"/>
    <w:rsid w:val="001050D1"/>
    <w:rsid w:val="0010657B"/>
    <w:rsid w:val="00107D57"/>
    <w:rsid w:val="00115FFF"/>
    <w:rsid w:val="00116282"/>
    <w:rsid w:val="001162FA"/>
    <w:rsid w:val="00116DE8"/>
    <w:rsid w:val="00120B9A"/>
    <w:rsid w:val="001217D9"/>
    <w:rsid w:val="00121DBF"/>
    <w:rsid w:val="00123E17"/>
    <w:rsid w:val="001259B8"/>
    <w:rsid w:val="00126580"/>
    <w:rsid w:val="0012711D"/>
    <w:rsid w:val="0012744D"/>
    <w:rsid w:val="001276CA"/>
    <w:rsid w:val="001334BB"/>
    <w:rsid w:val="001352C4"/>
    <w:rsid w:val="00135F63"/>
    <w:rsid w:val="0013690C"/>
    <w:rsid w:val="00137DB4"/>
    <w:rsid w:val="001409F9"/>
    <w:rsid w:val="00140F79"/>
    <w:rsid w:val="00141AAB"/>
    <w:rsid w:val="00142192"/>
    <w:rsid w:val="0014375A"/>
    <w:rsid w:val="001445DE"/>
    <w:rsid w:val="001458BC"/>
    <w:rsid w:val="001508C1"/>
    <w:rsid w:val="00150D2D"/>
    <w:rsid w:val="00151E88"/>
    <w:rsid w:val="00153054"/>
    <w:rsid w:val="001550C1"/>
    <w:rsid w:val="0015521B"/>
    <w:rsid w:val="00156E1D"/>
    <w:rsid w:val="00157102"/>
    <w:rsid w:val="0015762C"/>
    <w:rsid w:val="0016036E"/>
    <w:rsid w:val="00161743"/>
    <w:rsid w:val="00162CD3"/>
    <w:rsid w:val="0016718E"/>
    <w:rsid w:val="001709ED"/>
    <w:rsid w:val="00170E3D"/>
    <w:rsid w:val="00172A27"/>
    <w:rsid w:val="00174123"/>
    <w:rsid w:val="00175505"/>
    <w:rsid w:val="00176BB4"/>
    <w:rsid w:val="00182675"/>
    <w:rsid w:val="00182CC6"/>
    <w:rsid w:val="00183623"/>
    <w:rsid w:val="00185887"/>
    <w:rsid w:val="001870B0"/>
    <w:rsid w:val="001872B8"/>
    <w:rsid w:val="00196538"/>
    <w:rsid w:val="001975C2"/>
    <w:rsid w:val="001A18C9"/>
    <w:rsid w:val="001A1D17"/>
    <w:rsid w:val="001A2892"/>
    <w:rsid w:val="001A7371"/>
    <w:rsid w:val="001B0DE6"/>
    <w:rsid w:val="001B2727"/>
    <w:rsid w:val="001B2FAF"/>
    <w:rsid w:val="001B4288"/>
    <w:rsid w:val="001B42D9"/>
    <w:rsid w:val="001B4A8F"/>
    <w:rsid w:val="001B505E"/>
    <w:rsid w:val="001B5921"/>
    <w:rsid w:val="001B5F50"/>
    <w:rsid w:val="001B7E75"/>
    <w:rsid w:val="001C3288"/>
    <w:rsid w:val="001C4D3B"/>
    <w:rsid w:val="001C514A"/>
    <w:rsid w:val="001C5A5C"/>
    <w:rsid w:val="001C64B0"/>
    <w:rsid w:val="001C7823"/>
    <w:rsid w:val="001D16C0"/>
    <w:rsid w:val="001D49C9"/>
    <w:rsid w:val="001D752A"/>
    <w:rsid w:val="001D7599"/>
    <w:rsid w:val="001D7F3A"/>
    <w:rsid w:val="001E18FA"/>
    <w:rsid w:val="001E2304"/>
    <w:rsid w:val="001E32BB"/>
    <w:rsid w:val="001E3396"/>
    <w:rsid w:val="001E55E3"/>
    <w:rsid w:val="001E7572"/>
    <w:rsid w:val="001E7CC3"/>
    <w:rsid w:val="001F0A52"/>
    <w:rsid w:val="001F3B23"/>
    <w:rsid w:val="001F4B37"/>
    <w:rsid w:val="001F55EE"/>
    <w:rsid w:val="001F62E1"/>
    <w:rsid w:val="001F70D2"/>
    <w:rsid w:val="00200715"/>
    <w:rsid w:val="00200964"/>
    <w:rsid w:val="00201A10"/>
    <w:rsid w:val="002022F0"/>
    <w:rsid w:val="00202475"/>
    <w:rsid w:val="0020320B"/>
    <w:rsid w:val="002033E4"/>
    <w:rsid w:val="002036D9"/>
    <w:rsid w:val="00204582"/>
    <w:rsid w:val="00204864"/>
    <w:rsid w:val="002058A9"/>
    <w:rsid w:val="00206210"/>
    <w:rsid w:val="00210B97"/>
    <w:rsid w:val="00211EF1"/>
    <w:rsid w:val="002136DC"/>
    <w:rsid w:val="002144F1"/>
    <w:rsid w:val="0021491C"/>
    <w:rsid w:val="002172E2"/>
    <w:rsid w:val="0022331C"/>
    <w:rsid w:val="0022364F"/>
    <w:rsid w:val="00225935"/>
    <w:rsid w:val="002263B1"/>
    <w:rsid w:val="002266FF"/>
    <w:rsid w:val="00227100"/>
    <w:rsid w:val="00227B3D"/>
    <w:rsid w:val="00227C16"/>
    <w:rsid w:val="00230121"/>
    <w:rsid w:val="0023317E"/>
    <w:rsid w:val="00235A04"/>
    <w:rsid w:val="002379CC"/>
    <w:rsid w:val="00237A31"/>
    <w:rsid w:val="0024015E"/>
    <w:rsid w:val="00240C98"/>
    <w:rsid w:val="00240EFF"/>
    <w:rsid w:val="002410BD"/>
    <w:rsid w:val="00241A67"/>
    <w:rsid w:val="00244EFD"/>
    <w:rsid w:val="00244FE3"/>
    <w:rsid w:val="00245CBA"/>
    <w:rsid w:val="00247170"/>
    <w:rsid w:val="00250487"/>
    <w:rsid w:val="00250B02"/>
    <w:rsid w:val="00250E58"/>
    <w:rsid w:val="002511B6"/>
    <w:rsid w:val="002525B4"/>
    <w:rsid w:val="00253329"/>
    <w:rsid w:val="00253451"/>
    <w:rsid w:val="002600C5"/>
    <w:rsid w:val="00261361"/>
    <w:rsid w:val="00261D13"/>
    <w:rsid w:val="002623A5"/>
    <w:rsid w:val="002629FA"/>
    <w:rsid w:val="0026628A"/>
    <w:rsid w:val="002666BF"/>
    <w:rsid w:val="00267438"/>
    <w:rsid w:val="002704EB"/>
    <w:rsid w:val="00272ACE"/>
    <w:rsid w:val="00273509"/>
    <w:rsid w:val="00274A05"/>
    <w:rsid w:val="00276BE1"/>
    <w:rsid w:val="00280ABC"/>
    <w:rsid w:val="00282A05"/>
    <w:rsid w:val="00282A6A"/>
    <w:rsid w:val="00282AB1"/>
    <w:rsid w:val="00283269"/>
    <w:rsid w:val="00284A6B"/>
    <w:rsid w:val="002862A1"/>
    <w:rsid w:val="00290813"/>
    <w:rsid w:val="0029195D"/>
    <w:rsid w:val="00292AFB"/>
    <w:rsid w:val="00293B4A"/>
    <w:rsid w:val="00295BEE"/>
    <w:rsid w:val="002A344C"/>
    <w:rsid w:val="002A750A"/>
    <w:rsid w:val="002B0480"/>
    <w:rsid w:val="002B08D3"/>
    <w:rsid w:val="002B4FFE"/>
    <w:rsid w:val="002B5CD1"/>
    <w:rsid w:val="002B7913"/>
    <w:rsid w:val="002B7FB7"/>
    <w:rsid w:val="002C057D"/>
    <w:rsid w:val="002C06C2"/>
    <w:rsid w:val="002C2E97"/>
    <w:rsid w:val="002C309C"/>
    <w:rsid w:val="002C339B"/>
    <w:rsid w:val="002C361A"/>
    <w:rsid w:val="002C405E"/>
    <w:rsid w:val="002C741A"/>
    <w:rsid w:val="002C7459"/>
    <w:rsid w:val="002D01BA"/>
    <w:rsid w:val="002D048A"/>
    <w:rsid w:val="002D0820"/>
    <w:rsid w:val="002D2822"/>
    <w:rsid w:val="002D38A3"/>
    <w:rsid w:val="002D3F3C"/>
    <w:rsid w:val="002D4366"/>
    <w:rsid w:val="002D59D0"/>
    <w:rsid w:val="002D6873"/>
    <w:rsid w:val="002D72B5"/>
    <w:rsid w:val="002E0D07"/>
    <w:rsid w:val="002E1A7A"/>
    <w:rsid w:val="002E3DED"/>
    <w:rsid w:val="002E50C9"/>
    <w:rsid w:val="002E5F2A"/>
    <w:rsid w:val="002E69C2"/>
    <w:rsid w:val="002E701C"/>
    <w:rsid w:val="002E754A"/>
    <w:rsid w:val="002E7F77"/>
    <w:rsid w:val="002F10B1"/>
    <w:rsid w:val="002F34F1"/>
    <w:rsid w:val="002F3F19"/>
    <w:rsid w:val="002F41C3"/>
    <w:rsid w:val="002F4A16"/>
    <w:rsid w:val="002F587F"/>
    <w:rsid w:val="002F5FBC"/>
    <w:rsid w:val="002F62E4"/>
    <w:rsid w:val="00300F2F"/>
    <w:rsid w:val="003017EC"/>
    <w:rsid w:val="00302EDA"/>
    <w:rsid w:val="003047D4"/>
    <w:rsid w:val="00305551"/>
    <w:rsid w:val="0030579E"/>
    <w:rsid w:val="00306421"/>
    <w:rsid w:val="003064BE"/>
    <w:rsid w:val="00306591"/>
    <w:rsid w:val="003143C2"/>
    <w:rsid w:val="00316741"/>
    <w:rsid w:val="003205F4"/>
    <w:rsid w:val="00320C07"/>
    <w:rsid w:val="00322CB9"/>
    <w:rsid w:val="003233B6"/>
    <w:rsid w:val="0032351F"/>
    <w:rsid w:val="0032377A"/>
    <w:rsid w:val="00323917"/>
    <w:rsid w:val="00324F7B"/>
    <w:rsid w:val="0032526A"/>
    <w:rsid w:val="003257E8"/>
    <w:rsid w:val="00326A3D"/>
    <w:rsid w:val="00327A37"/>
    <w:rsid w:val="00330EE7"/>
    <w:rsid w:val="00331FD8"/>
    <w:rsid w:val="00332A39"/>
    <w:rsid w:val="0033349E"/>
    <w:rsid w:val="003356F4"/>
    <w:rsid w:val="00336F57"/>
    <w:rsid w:val="00343A66"/>
    <w:rsid w:val="00345BE7"/>
    <w:rsid w:val="00347C02"/>
    <w:rsid w:val="003504CD"/>
    <w:rsid w:val="00350D86"/>
    <w:rsid w:val="00353A21"/>
    <w:rsid w:val="00354079"/>
    <w:rsid w:val="0035440B"/>
    <w:rsid w:val="0035591B"/>
    <w:rsid w:val="003608F0"/>
    <w:rsid w:val="003618A4"/>
    <w:rsid w:val="00362511"/>
    <w:rsid w:val="00362F2C"/>
    <w:rsid w:val="003631E1"/>
    <w:rsid w:val="00366995"/>
    <w:rsid w:val="00375DD0"/>
    <w:rsid w:val="00382708"/>
    <w:rsid w:val="003830EA"/>
    <w:rsid w:val="00385C32"/>
    <w:rsid w:val="003863B1"/>
    <w:rsid w:val="00392888"/>
    <w:rsid w:val="00393F21"/>
    <w:rsid w:val="00395C66"/>
    <w:rsid w:val="003A10D6"/>
    <w:rsid w:val="003A2790"/>
    <w:rsid w:val="003A3348"/>
    <w:rsid w:val="003A37ED"/>
    <w:rsid w:val="003A48CF"/>
    <w:rsid w:val="003A602E"/>
    <w:rsid w:val="003A60AD"/>
    <w:rsid w:val="003A60DE"/>
    <w:rsid w:val="003A617D"/>
    <w:rsid w:val="003A6FFB"/>
    <w:rsid w:val="003A7342"/>
    <w:rsid w:val="003A7CBC"/>
    <w:rsid w:val="003B065B"/>
    <w:rsid w:val="003B5408"/>
    <w:rsid w:val="003B5C12"/>
    <w:rsid w:val="003B6395"/>
    <w:rsid w:val="003B6934"/>
    <w:rsid w:val="003C0002"/>
    <w:rsid w:val="003C1F21"/>
    <w:rsid w:val="003C3ABD"/>
    <w:rsid w:val="003C3EA3"/>
    <w:rsid w:val="003C4631"/>
    <w:rsid w:val="003C6223"/>
    <w:rsid w:val="003C660D"/>
    <w:rsid w:val="003D05AB"/>
    <w:rsid w:val="003D3FD9"/>
    <w:rsid w:val="003D79F2"/>
    <w:rsid w:val="003E10B8"/>
    <w:rsid w:val="003E1ADE"/>
    <w:rsid w:val="003E5044"/>
    <w:rsid w:val="003E5A49"/>
    <w:rsid w:val="003F13AF"/>
    <w:rsid w:val="003F2811"/>
    <w:rsid w:val="003F2ABA"/>
    <w:rsid w:val="003F3381"/>
    <w:rsid w:val="003F4219"/>
    <w:rsid w:val="003F42EB"/>
    <w:rsid w:val="003F4A15"/>
    <w:rsid w:val="003F69B5"/>
    <w:rsid w:val="003F7262"/>
    <w:rsid w:val="003F76E6"/>
    <w:rsid w:val="00400810"/>
    <w:rsid w:val="00401145"/>
    <w:rsid w:val="0040307A"/>
    <w:rsid w:val="004030A9"/>
    <w:rsid w:val="004055F3"/>
    <w:rsid w:val="00406089"/>
    <w:rsid w:val="00406AAA"/>
    <w:rsid w:val="004131C3"/>
    <w:rsid w:val="00414D52"/>
    <w:rsid w:val="00416C9F"/>
    <w:rsid w:val="004177F8"/>
    <w:rsid w:val="00417AB3"/>
    <w:rsid w:val="00417CF4"/>
    <w:rsid w:val="00417D2F"/>
    <w:rsid w:val="00420711"/>
    <w:rsid w:val="00420864"/>
    <w:rsid w:val="0042164E"/>
    <w:rsid w:val="00421836"/>
    <w:rsid w:val="0042313D"/>
    <w:rsid w:val="00424E5B"/>
    <w:rsid w:val="00426D07"/>
    <w:rsid w:val="0042770F"/>
    <w:rsid w:val="00434582"/>
    <w:rsid w:val="00443729"/>
    <w:rsid w:val="00444474"/>
    <w:rsid w:val="00445164"/>
    <w:rsid w:val="00445C96"/>
    <w:rsid w:val="00447E2C"/>
    <w:rsid w:val="004507CC"/>
    <w:rsid w:val="00451329"/>
    <w:rsid w:val="004532BF"/>
    <w:rsid w:val="004536BE"/>
    <w:rsid w:val="00453859"/>
    <w:rsid w:val="00454AE0"/>
    <w:rsid w:val="004554CA"/>
    <w:rsid w:val="00456422"/>
    <w:rsid w:val="004564FB"/>
    <w:rsid w:val="00456EFF"/>
    <w:rsid w:val="00460088"/>
    <w:rsid w:val="004605CE"/>
    <w:rsid w:val="00460FA1"/>
    <w:rsid w:val="004647E9"/>
    <w:rsid w:val="0046664C"/>
    <w:rsid w:val="00466BA4"/>
    <w:rsid w:val="004673E4"/>
    <w:rsid w:val="0047098F"/>
    <w:rsid w:val="00470CFF"/>
    <w:rsid w:val="00471B86"/>
    <w:rsid w:val="00471C7A"/>
    <w:rsid w:val="004724EA"/>
    <w:rsid w:val="00472B21"/>
    <w:rsid w:val="00472DC6"/>
    <w:rsid w:val="0047366D"/>
    <w:rsid w:val="00473941"/>
    <w:rsid w:val="004739C2"/>
    <w:rsid w:val="0047438B"/>
    <w:rsid w:val="00474807"/>
    <w:rsid w:val="00476A2F"/>
    <w:rsid w:val="00480AFC"/>
    <w:rsid w:val="0048284D"/>
    <w:rsid w:val="00482D82"/>
    <w:rsid w:val="00483BD8"/>
    <w:rsid w:val="00483DF4"/>
    <w:rsid w:val="00485BBF"/>
    <w:rsid w:val="004868B5"/>
    <w:rsid w:val="00486AB3"/>
    <w:rsid w:val="00487C4C"/>
    <w:rsid w:val="00490C72"/>
    <w:rsid w:val="0049148F"/>
    <w:rsid w:val="00492426"/>
    <w:rsid w:val="004931F9"/>
    <w:rsid w:val="004935A9"/>
    <w:rsid w:val="00494127"/>
    <w:rsid w:val="00494DA7"/>
    <w:rsid w:val="004957BD"/>
    <w:rsid w:val="004A0971"/>
    <w:rsid w:val="004A2109"/>
    <w:rsid w:val="004A2BD1"/>
    <w:rsid w:val="004A30C6"/>
    <w:rsid w:val="004A3557"/>
    <w:rsid w:val="004A41F6"/>
    <w:rsid w:val="004A4B6B"/>
    <w:rsid w:val="004B3225"/>
    <w:rsid w:val="004B52CD"/>
    <w:rsid w:val="004B636E"/>
    <w:rsid w:val="004B7297"/>
    <w:rsid w:val="004B7E6F"/>
    <w:rsid w:val="004C1575"/>
    <w:rsid w:val="004C1D81"/>
    <w:rsid w:val="004C4104"/>
    <w:rsid w:val="004C6D73"/>
    <w:rsid w:val="004C7656"/>
    <w:rsid w:val="004D0847"/>
    <w:rsid w:val="004D10FE"/>
    <w:rsid w:val="004D26E0"/>
    <w:rsid w:val="004D4FBA"/>
    <w:rsid w:val="004D56A2"/>
    <w:rsid w:val="004D5845"/>
    <w:rsid w:val="004E2F56"/>
    <w:rsid w:val="004E4648"/>
    <w:rsid w:val="004E47E1"/>
    <w:rsid w:val="004E53F4"/>
    <w:rsid w:val="004E5CEC"/>
    <w:rsid w:val="004F2436"/>
    <w:rsid w:val="004F3922"/>
    <w:rsid w:val="004F4040"/>
    <w:rsid w:val="004F4C7F"/>
    <w:rsid w:val="004F51FA"/>
    <w:rsid w:val="004F529C"/>
    <w:rsid w:val="004F7114"/>
    <w:rsid w:val="004F7156"/>
    <w:rsid w:val="0050012A"/>
    <w:rsid w:val="0050228F"/>
    <w:rsid w:val="00503E7E"/>
    <w:rsid w:val="0050462F"/>
    <w:rsid w:val="00504647"/>
    <w:rsid w:val="0050464C"/>
    <w:rsid w:val="005049E5"/>
    <w:rsid w:val="00505231"/>
    <w:rsid w:val="00506B71"/>
    <w:rsid w:val="0051160E"/>
    <w:rsid w:val="0051438C"/>
    <w:rsid w:val="0051456A"/>
    <w:rsid w:val="00514F18"/>
    <w:rsid w:val="00516D5B"/>
    <w:rsid w:val="005204E5"/>
    <w:rsid w:val="00520E0A"/>
    <w:rsid w:val="00522A4B"/>
    <w:rsid w:val="005237FA"/>
    <w:rsid w:val="00523D08"/>
    <w:rsid w:val="00526429"/>
    <w:rsid w:val="00526678"/>
    <w:rsid w:val="0052690B"/>
    <w:rsid w:val="00530C5A"/>
    <w:rsid w:val="00532900"/>
    <w:rsid w:val="00533707"/>
    <w:rsid w:val="00534262"/>
    <w:rsid w:val="00537812"/>
    <w:rsid w:val="0054031B"/>
    <w:rsid w:val="0054055F"/>
    <w:rsid w:val="005405E6"/>
    <w:rsid w:val="00541A4C"/>
    <w:rsid w:val="005426BA"/>
    <w:rsid w:val="005438EA"/>
    <w:rsid w:val="0054469E"/>
    <w:rsid w:val="00544998"/>
    <w:rsid w:val="00544FAF"/>
    <w:rsid w:val="005457D7"/>
    <w:rsid w:val="00553383"/>
    <w:rsid w:val="00555DEB"/>
    <w:rsid w:val="00556D0F"/>
    <w:rsid w:val="0055784F"/>
    <w:rsid w:val="00557A17"/>
    <w:rsid w:val="00560BBC"/>
    <w:rsid w:val="005625ED"/>
    <w:rsid w:val="00562703"/>
    <w:rsid w:val="0056429B"/>
    <w:rsid w:val="00564F0F"/>
    <w:rsid w:val="00566436"/>
    <w:rsid w:val="00566F39"/>
    <w:rsid w:val="0057116E"/>
    <w:rsid w:val="00571C1E"/>
    <w:rsid w:val="00572E2F"/>
    <w:rsid w:val="00572EF6"/>
    <w:rsid w:val="00576F1C"/>
    <w:rsid w:val="00582A4D"/>
    <w:rsid w:val="0058389C"/>
    <w:rsid w:val="005838A1"/>
    <w:rsid w:val="00583A91"/>
    <w:rsid w:val="00586EA3"/>
    <w:rsid w:val="0059095C"/>
    <w:rsid w:val="00593EF2"/>
    <w:rsid w:val="005949BD"/>
    <w:rsid w:val="005957ED"/>
    <w:rsid w:val="00595E0B"/>
    <w:rsid w:val="005A0B3F"/>
    <w:rsid w:val="005A3A76"/>
    <w:rsid w:val="005A4892"/>
    <w:rsid w:val="005A5721"/>
    <w:rsid w:val="005A5FD3"/>
    <w:rsid w:val="005B1016"/>
    <w:rsid w:val="005B37AE"/>
    <w:rsid w:val="005B404C"/>
    <w:rsid w:val="005B47BA"/>
    <w:rsid w:val="005C42DB"/>
    <w:rsid w:val="005C4CA0"/>
    <w:rsid w:val="005D23B4"/>
    <w:rsid w:val="005D2BDF"/>
    <w:rsid w:val="005D2F73"/>
    <w:rsid w:val="005D312F"/>
    <w:rsid w:val="005D31C2"/>
    <w:rsid w:val="005D4C92"/>
    <w:rsid w:val="005D51B5"/>
    <w:rsid w:val="005D5781"/>
    <w:rsid w:val="005D6A96"/>
    <w:rsid w:val="005D6D2B"/>
    <w:rsid w:val="005D768D"/>
    <w:rsid w:val="005D7E6E"/>
    <w:rsid w:val="005E01B4"/>
    <w:rsid w:val="005E0A3D"/>
    <w:rsid w:val="005E1264"/>
    <w:rsid w:val="005E3226"/>
    <w:rsid w:val="005E48AA"/>
    <w:rsid w:val="005E51A3"/>
    <w:rsid w:val="005E724D"/>
    <w:rsid w:val="005F3F5F"/>
    <w:rsid w:val="005F5019"/>
    <w:rsid w:val="006001DB"/>
    <w:rsid w:val="00600C2A"/>
    <w:rsid w:val="0060116D"/>
    <w:rsid w:val="006011B5"/>
    <w:rsid w:val="0060135E"/>
    <w:rsid w:val="00603EFF"/>
    <w:rsid w:val="00605E9C"/>
    <w:rsid w:val="00606D35"/>
    <w:rsid w:val="00606F3F"/>
    <w:rsid w:val="00607C4B"/>
    <w:rsid w:val="00610369"/>
    <w:rsid w:val="00610A0F"/>
    <w:rsid w:val="00612DF9"/>
    <w:rsid w:val="00614E1E"/>
    <w:rsid w:val="00617D6B"/>
    <w:rsid w:val="006204E8"/>
    <w:rsid w:val="00622FD4"/>
    <w:rsid w:val="00623F77"/>
    <w:rsid w:val="0062462D"/>
    <w:rsid w:val="00626957"/>
    <w:rsid w:val="006271FC"/>
    <w:rsid w:val="006308D0"/>
    <w:rsid w:val="0063124B"/>
    <w:rsid w:val="00631639"/>
    <w:rsid w:val="00632CF5"/>
    <w:rsid w:val="00635310"/>
    <w:rsid w:val="00635422"/>
    <w:rsid w:val="006355EF"/>
    <w:rsid w:val="00636BCE"/>
    <w:rsid w:val="00637FC1"/>
    <w:rsid w:val="006418D2"/>
    <w:rsid w:val="00642ABF"/>
    <w:rsid w:val="00643468"/>
    <w:rsid w:val="00644F43"/>
    <w:rsid w:val="00647D5A"/>
    <w:rsid w:val="00650B5C"/>
    <w:rsid w:val="00651446"/>
    <w:rsid w:val="006515E9"/>
    <w:rsid w:val="00651DD1"/>
    <w:rsid w:val="00653D6A"/>
    <w:rsid w:val="0065467F"/>
    <w:rsid w:val="006551EA"/>
    <w:rsid w:val="00657195"/>
    <w:rsid w:val="006600C5"/>
    <w:rsid w:val="006607DA"/>
    <w:rsid w:val="0066086A"/>
    <w:rsid w:val="00661147"/>
    <w:rsid w:val="00662DCF"/>
    <w:rsid w:val="00663B3D"/>
    <w:rsid w:val="00664269"/>
    <w:rsid w:val="006661C1"/>
    <w:rsid w:val="00667444"/>
    <w:rsid w:val="0066781C"/>
    <w:rsid w:val="0067268B"/>
    <w:rsid w:val="00675790"/>
    <w:rsid w:val="0067689C"/>
    <w:rsid w:val="00677939"/>
    <w:rsid w:val="0068115A"/>
    <w:rsid w:val="00684A05"/>
    <w:rsid w:val="00685B17"/>
    <w:rsid w:val="00685B72"/>
    <w:rsid w:val="006907A4"/>
    <w:rsid w:val="006919E3"/>
    <w:rsid w:val="00692172"/>
    <w:rsid w:val="006925CF"/>
    <w:rsid w:val="00692F0E"/>
    <w:rsid w:val="0069391C"/>
    <w:rsid w:val="006953BE"/>
    <w:rsid w:val="00697164"/>
    <w:rsid w:val="00697AAF"/>
    <w:rsid w:val="006A1421"/>
    <w:rsid w:val="006A1E9A"/>
    <w:rsid w:val="006A2235"/>
    <w:rsid w:val="006A324D"/>
    <w:rsid w:val="006B065F"/>
    <w:rsid w:val="006B0CFB"/>
    <w:rsid w:val="006B1101"/>
    <w:rsid w:val="006B1254"/>
    <w:rsid w:val="006B280A"/>
    <w:rsid w:val="006B54D2"/>
    <w:rsid w:val="006B78C4"/>
    <w:rsid w:val="006C2CA9"/>
    <w:rsid w:val="006C5FE7"/>
    <w:rsid w:val="006D2FDF"/>
    <w:rsid w:val="006D31E4"/>
    <w:rsid w:val="006E2C8E"/>
    <w:rsid w:val="006E6193"/>
    <w:rsid w:val="006E7D7E"/>
    <w:rsid w:val="006F0626"/>
    <w:rsid w:val="006F1481"/>
    <w:rsid w:val="006F218F"/>
    <w:rsid w:val="006F51B3"/>
    <w:rsid w:val="006F74AB"/>
    <w:rsid w:val="00701373"/>
    <w:rsid w:val="00701B96"/>
    <w:rsid w:val="0070603B"/>
    <w:rsid w:val="00707F38"/>
    <w:rsid w:val="0071094F"/>
    <w:rsid w:val="00711F98"/>
    <w:rsid w:val="0071355D"/>
    <w:rsid w:val="00714356"/>
    <w:rsid w:val="00714C19"/>
    <w:rsid w:val="00714DC0"/>
    <w:rsid w:val="00715295"/>
    <w:rsid w:val="007154AB"/>
    <w:rsid w:val="007206B1"/>
    <w:rsid w:val="00720DC0"/>
    <w:rsid w:val="00721B7F"/>
    <w:rsid w:val="0072214D"/>
    <w:rsid w:val="00722237"/>
    <w:rsid w:val="00722BB5"/>
    <w:rsid w:val="00727340"/>
    <w:rsid w:val="0073065B"/>
    <w:rsid w:val="00733798"/>
    <w:rsid w:val="00734A44"/>
    <w:rsid w:val="007355C9"/>
    <w:rsid w:val="00735D01"/>
    <w:rsid w:val="00741EAA"/>
    <w:rsid w:val="00742070"/>
    <w:rsid w:val="00743097"/>
    <w:rsid w:val="007444EB"/>
    <w:rsid w:val="0075001E"/>
    <w:rsid w:val="00750426"/>
    <w:rsid w:val="0075157C"/>
    <w:rsid w:val="007528E4"/>
    <w:rsid w:val="00752D73"/>
    <w:rsid w:val="007538AF"/>
    <w:rsid w:val="00754043"/>
    <w:rsid w:val="00754C14"/>
    <w:rsid w:val="00754E35"/>
    <w:rsid w:val="0075560D"/>
    <w:rsid w:val="00756C1B"/>
    <w:rsid w:val="007600E5"/>
    <w:rsid w:val="007607CB"/>
    <w:rsid w:val="00762775"/>
    <w:rsid w:val="0076387C"/>
    <w:rsid w:val="00764187"/>
    <w:rsid w:val="007656EE"/>
    <w:rsid w:val="00766DA6"/>
    <w:rsid w:val="00770038"/>
    <w:rsid w:val="007736E0"/>
    <w:rsid w:val="00775E0E"/>
    <w:rsid w:val="0077688C"/>
    <w:rsid w:val="0077742E"/>
    <w:rsid w:val="00780137"/>
    <w:rsid w:val="00781ACE"/>
    <w:rsid w:val="00781E95"/>
    <w:rsid w:val="00783E53"/>
    <w:rsid w:val="00784247"/>
    <w:rsid w:val="007847D4"/>
    <w:rsid w:val="007876A1"/>
    <w:rsid w:val="0078771B"/>
    <w:rsid w:val="00787E4F"/>
    <w:rsid w:val="007927CA"/>
    <w:rsid w:val="00792CC6"/>
    <w:rsid w:val="00792E27"/>
    <w:rsid w:val="00793277"/>
    <w:rsid w:val="00794EB6"/>
    <w:rsid w:val="0079529C"/>
    <w:rsid w:val="007A1C21"/>
    <w:rsid w:val="007A2056"/>
    <w:rsid w:val="007A297D"/>
    <w:rsid w:val="007A4879"/>
    <w:rsid w:val="007A5710"/>
    <w:rsid w:val="007A5798"/>
    <w:rsid w:val="007A5FBF"/>
    <w:rsid w:val="007B0E54"/>
    <w:rsid w:val="007B2071"/>
    <w:rsid w:val="007B731F"/>
    <w:rsid w:val="007B7656"/>
    <w:rsid w:val="007C2EB1"/>
    <w:rsid w:val="007C301B"/>
    <w:rsid w:val="007C3513"/>
    <w:rsid w:val="007C3DE2"/>
    <w:rsid w:val="007C6D00"/>
    <w:rsid w:val="007D0DB3"/>
    <w:rsid w:val="007D3045"/>
    <w:rsid w:val="007D318D"/>
    <w:rsid w:val="007D4455"/>
    <w:rsid w:val="007D44EF"/>
    <w:rsid w:val="007D4FE2"/>
    <w:rsid w:val="007D6FD0"/>
    <w:rsid w:val="007D77BE"/>
    <w:rsid w:val="007E3963"/>
    <w:rsid w:val="007E4AA4"/>
    <w:rsid w:val="007E69AC"/>
    <w:rsid w:val="007F091E"/>
    <w:rsid w:val="007F0A2E"/>
    <w:rsid w:val="007F0B19"/>
    <w:rsid w:val="007F15A6"/>
    <w:rsid w:val="007F2D8E"/>
    <w:rsid w:val="007F33A9"/>
    <w:rsid w:val="007F4C12"/>
    <w:rsid w:val="007F4F90"/>
    <w:rsid w:val="007F50A8"/>
    <w:rsid w:val="00801A38"/>
    <w:rsid w:val="0080249C"/>
    <w:rsid w:val="008025D5"/>
    <w:rsid w:val="0080375A"/>
    <w:rsid w:val="00803E9F"/>
    <w:rsid w:val="00805628"/>
    <w:rsid w:val="00805D9A"/>
    <w:rsid w:val="0080624D"/>
    <w:rsid w:val="00806BF1"/>
    <w:rsid w:val="008070E4"/>
    <w:rsid w:val="00807504"/>
    <w:rsid w:val="00810637"/>
    <w:rsid w:val="0081105F"/>
    <w:rsid w:val="00814647"/>
    <w:rsid w:val="00814844"/>
    <w:rsid w:val="00815024"/>
    <w:rsid w:val="0081577F"/>
    <w:rsid w:val="00821260"/>
    <w:rsid w:val="00821B17"/>
    <w:rsid w:val="00821C5E"/>
    <w:rsid w:val="0082255E"/>
    <w:rsid w:val="00825991"/>
    <w:rsid w:val="00826FE3"/>
    <w:rsid w:val="00831374"/>
    <w:rsid w:val="00831F72"/>
    <w:rsid w:val="00833C98"/>
    <w:rsid w:val="008340D7"/>
    <w:rsid w:val="00835499"/>
    <w:rsid w:val="008370EA"/>
    <w:rsid w:val="00837302"/>
    <w:rsid w:val="00840FFD"/>
    <w:rsid w:val="008422E9"/>
    <w:rsid w:val="008425B5"/>
    <w:rsid w:val="00845468"/>
    <w:rsid w:val="00845486"/>
    <w:rsid w:val="00845992"/>
    <w:rsid w:val="00846486"/>
    <w:rsid w:val="0084650B"/>
    <w:rsid w:val="00847952"/>
    <w:rsid w:val="00847AED"/>
    <w:rsid w:val="00850C1F"/>
    <w:rsid w:val="00850DCC"/>
    <w:rsid w:val="00851AB5"/>
    <w:rsid w:val="0085447F"/>
    <w:rsid w:val="00854941"/>
    <w:rsid w:val="00854A21"/>
    <w:rsid w:val="008557EE"/>
    <w:rsid w:val="008602DC"/>
    <w:rsid w:val="00862E4F"/>
    <w:rsid w:val="00870C48"/>
    <w:rsid w:val="00870C8D"/>
    <w:rsid w:val="0087178B"/>
    <w:rsid w:val="00871C35"/>
    <w:rsid w:val="00872E0B"/>
    <w:rsid w:val="00873BCB"/>
    <w:rsid w:val="00875400"/>
    <w:rsid w:val="00875E53"/>
    <w:rsid w:val="00876367"/>
    <w:rsid w:val="0088509C"/>
    <w:rsid w:val="0088528B"/>
    <w:rsid w:val="00887A44"/>
    <w:rsid w:val="008908D5"/>
    <w:rsid w:val="00890D7B"/>
    <w:rsid w:val="00895E8E"/>
    <w:rsid w:val="00896578"/>
    <w:rsid w:val="00896B65"/>
    <w:rsid w:val="008A1417"/>
    <w:rsid w:val="008A3DBA"/>
    <w:rsid w:val="008A429C"/>
    <w:rsid w:val="008A4D83"/>
    <w:rsid w:val="008A564F"/>
    <w:rsid w:val="008A6AE1"/>
    <w:rsid w:val="008B106A"/>
    <w:rsid w:val="008B591E"/>
    <w:rsid w:val="008B5D20"/>
    <w:rsid w:val="008B6E5E"/>
    <w:rsid w:val="008B7551"/>
    <w:rsid w:val="008B7BEE"/>
    <w:rsid w:val="008C15FE"/>
    <w:rsid w:val="008C1F91"/>
    <w:rsid w:val="008C21E1"/>
    <w:rsid w:val="008C4170"/>
    <w:rsid w:val="008C5A54"/>
    <w:rsid w:val="008D0688"/>
    <w:rsid w:val="008D0A83"/>
    <w:rsid w:val="008D1BF1"/>
    <w:rsid w:val="008D27BD"/>
    <w:rsid w:val="008D4C4A"/>
    <w:rsid w:val="008D56C8"/>
    <w:rsid w:val="008D6492"/>
    <w:rsid w:val="008E047A"/>
    <w:rsid w:val="008E0BB4"/>
    <w:rsid w:val="008E1557"/>
    <w:rsid w:val="008E1B23"/>
    <w:rsid w:val="008E29A0"/>
    <w:rsid w:val="008E358D"/>
    <w:rsid w:val="008E3AE7"/>
    <w:rsid w:val="008E56E2"/>
    <w:rsid w:val="008E5D3B"/>
    <w:rsid w:val="008E6AC1"/>
    <w:rsid w:val="008E742F"/>
    <w:rsid w:val="008F1A41"/>
    <w:rsid w:val="008F34E0"/>
    <w:rsid w:val="008F3500"/>
    <w:rsid w:val="008F37DA"/>
    <w:rsid w:val="008F3A4A"/>
    <w:rsid w:val="008F41A0"/>
    <w:rsid w:val="008F5291"/>
    <w:rsid w:val="008F5C4D"/>
    <w:rsid w:val="008F714F"/>
    <w:rsid w:val="00901DED"/>
    <w:rsid w:val="00902578"/>
    <w:rsid w:val="0090619C"/>
    <w:rsid w:val="009070AB"/>
    <w:rsid w:val="00907C58"/>
    <w:rsid w:val="009134A9"/>
    <w:rsid w:val="00914E7F"/>
    <w:rsid w:val="00916AFA"/>
    <w:rsid w:val="0091773B"/>
    <w:rsid w:val="0091779A"/>
    <w:rsid w:val="009219CB"/>
    <w:rsid w:val="00922065"/>
    <w:rsid w:val="00922BA8"/>
    <w:rsid w:val="009254E0"/>
    <w:rsid w:val="00925CFD"/>
    <w:rsid w:val="00926000"/>
    <w:rsid w:val="0092609F"/>
    <w:rsid w:val="00930F39"/>
    <w:rsid w:val="00930FC9"/>
    <w:rsid w:val="009313EB"/>
    <w:rsid w:val="00931F1A"/>
    <w:rsid w:val="00935EF8"/>
    <w:rsid w:val="00936716"/>
    <w:rsid w:val="00937D4D"/>
    <w:rsid w:val="00941A24"/>
    <w:rsid w:val="00942262"/>
    <w:rsid w:val="009434FA"/>
    <w:rsid w:val="00943C65"/>
    <w:rsid w:val="0094403C"/>
    <w:rsid w:val="00944866"/>
    <w:rsid w:val="0094721A"/>
    <w:rsid w:val="00947AC9"/>
    <w:rsid w:val="00951070"/>
    <w:rsid w:val="00951D24"/>
    <w:rsid w:val="009544F8"/>
    <w:rsid w:val="00954744"/>
    <w:rsid w:val="009555E1"/>
    <w:rsid w:val="009563F7"/>
    <w:rsid w:val="009567CC"/>
    <w:rsid w:val="009603BB"/>
    <w:rsid w:val="00960EFE"/>
    <w:rsid w:val="009618A3"/>
    <w:rsid w:val="00962117"/>
    <w:rsid w:val="009629BA"/>
    <w:rsid w:val="009636AC"/>
    <w:rsid w:val="00963FC1"/>
    <w:rsid w:val="00964917"/>
    <w:rsid w:val="00973CAE"/>
    <w:rsid w:val="0097410C"/>
    <w:rsid w:val="009755D2"/>
    <w:rsid w:val="0098067A"/>
    <w:rsid w:val="00984951"/>
    <w:rsid w:val="00985904"/>
    <w:rsid w:val="00986B76"/>
    <w:rsid w:val="00986C3E"/>
    <w:rsid w:val="00986ED4"/>
    <w:rsid w:val="009876C1"/>
    <w:rsid w:val="00987BAC"/>
    <w:rsid w:val="00990CA0"/>
    <w:rsid w:val="009910D2"/>
    <w:rsid w:val="0099180F"/>
    <w:rsid w:val="00992962"/>
    <w:rsid w:val="00993FC3"/>
    <w:rsid w:val="00993FD5"/>
    <w:rsid w:val="009A1D6E"/>
    <w:rsid w:val="009A1E33"/>
    <w:rsid w:val="009A450D"/>
    <w:rsid w:val="009A5175"/>
    <w:rsid w:val="009A66C5"/>
    <w:rsid w:val="009A72F4"/>
    <w:rsid w:val="009A74B0"/>
    <w:rsid w:val="009A7F39"/>
    <w:rsid w:val="009B3594"/>
    <w:rsid w:val="009B43D0"/>
    <w:rsid w:val="009B5965"/>
    <w:rsid w:val="009B5E7A"/>
    <w:rsid w:val="009B6E5D"/>
    <w:rsid w:val="009B7BC1"/>
    <w:rsid w:val="009C01A3"/>
    <w:rsid w:val="009C0AD2"/>
    <w:rsid w:val="009C0DD5"/>
    <w:rsid w:val="009C1AAB"/>
    <w:rsid w:val="009C1BA9"/>
    <w:rsid w:val="009C2C93"/>
    <w:rsid w:val="009C30B7"/>
    <w:rsid w:val="009C4832"/>
    <w:rsid w:val="009C49A3"/>
    <w:rsid w:val="009C53F4"/>
    <w:rsid w:val="009C7BC9"/>
    <w:rsid w:val="009D06B5"/>
    <w:rsid w:val="009D07A1"/>
    <w:rsid w:val="009D0A1B"/>
    <w:rsid w:val="009D0E64"/>
    <w:rsid w:val="009D0EE8"/>
    <w:rsid w:val="009D2B8C"/>
    <w:rsid w:val="009D33AA"/>
    <w:rsid w:val="009D5975"/>
    <w:rsid w:val="009E094D"/>
    <w:rsid w:val="009E0967"/>
    <w:rsid w:val="009E1A5B"/>
    <w:rsid w:val="009E3E68"/>
    <w:rsid w:val="009E5282"/>
    <w:rsid w:val="009E567E"/>
    <w:rsid w:val="009E60BC"/>
    <w:rsid w:val="009E6592"/>
    <w:rsid w:val="009E6B46"/>
    <w:rsid w:val="009F3935"/>
    <w:rsid w:val="009F4492"/>
    <w:rsid w:val="009F695E"/>
    <w:rsid w:val="009F7D58"/>
    <w:rsid w:val="00A0136F"/>
    <w:rsid w:val="00A01BBF"/>
    <w:rsid w:val="00A034E8"/>
    <w:rsid w:val="00A064CA"/>
    <w:rsid w:val="00A06C4B"/>
    <w:rsid w:val="00A07B91"/>
    <w:rsid w:val="00A07C3C"/>
    <w:rsid w:val="00A10A62"/>
    <w:rsid w:val="00A10B1C"/>
    <w:rsid w:val="00A118D8"/>
    <w:rsid w:val="00A1291A"/>
    <w:rsid w:val="00A12F2B"/>
    <w:rsid w:val="00A13D72"/>
    <w:rsid w:val="00A13E6E"/>
    <w:rsid w:val="00A143F1"/>
    <w:rsid w:val="00A14C0C"/>
    <w:rsid w:val="00A14D95"/>
    <w:rsid w:val="00A17679"/>
    <w:rsid w:val="00A21A0E"/>
    <w:rsid w:val="00A21B62"/>
    <w:rsid w:val="00A2398E"/>
    <w:rsid w:val="00A244A9"/>
    <w:rsid w:val="00A24772"/>
    <w:rsid w:val="00A25241"/>
    <w:rsid w:val="00A26F35"/>
    <w:rsid w:val="00A272F7"/>
    <w:rsid w:val="00A30996"/>
    <w:rsid w:val="00A30B30"/>
    <w:rsid w:val="00A323A3"/>
    <w:rsid w:val="00A32554"/>
    <w:rsid w:val="00A33846"/>
    <w:rsid w:val="00A34972"/>
    <w:rsid w:val="00A36D01"/>
    <w:rsid w:val="00A36DEC"/>
    <w:rsid w:val="00A37141"/>
    <w:rsid w:val="00A374BF"/>
    <w:rsid w:val="00A377D6"/>
    <w:rsid w:val="00A4110E"/>
    <w:rsid w:val="00A416E0"/>
    <w:rsid w:val="00A44CB2"/>
    <w:rsid w:val="00A45360"/>
    <w:rsid w:val="00A469E0"/>
    <w:rsid w:val="00A472BC"/>
    <w:rsid w:val="00A51445"/>
    <w:rsid w:val="00A5211F"/>
    <w:rsid w:val="00A5353A"/>
    <w:rsid w:val="00A53DE5"/>
    <w:rsid w:val="00A55169"/>
    <w:rsid w:val="00A55F4A"/>
    <w:rsid w:val="00A61143"/>
    <w:rsid w:val="00A61CAA"/>
    <w:rsid w:val="00A62A0C"/>
    <w:rsid w:val="00A6478B"/>
    <w:rsid w:val="00A66870"/>
    <w:rsid w:val="00A6750A"/>
    <w:rsid w:val="00A67C1A"/>
    <w:rsid w:val="00A70221"/>
    <w:rsid w:val="00A72DA1"/>
    <w:rsid w:val="00A75474"/>
    <w:rsid w:val="00A76DDD"/>
    <w:rsid w:val="00A80B64"/>
    <w:rsid w:val="00A85FC9"/>
    <w:rsid w:val="00A86A74"/>
    <w:rsid w:val="00A8789E"/>
    <w:rsid w:val="00A93A6E"/>
    <w:rsid w:val="00A95B25"/>
    <w:rsid w:val="00A96B80"/>
    <w:rsid w:val="00AA03E5"/>
    <w:rsid w:val="00AA1455"/>
    <w:rsid w:val="00AA261F"/>
    <w:rsid w:val="00AA2873"/>
    <w:rsid w:val="00AA2EF7"/>
    <w:rsid w:val="00AA4626"/>
    <w:rsid w:val="00AA6572"/>
    <w:rsid w:val="00AA6B1B"/>
    <w:rsid w:val="00AB0D31"/>
    <w:rsid w:val="00AB1099"/>
    <w:rsid w:val="00AB1516"/>
    <w:rsid w:val="00AB568D"/>
    <w:rsid w:val="00AB591F"/>
    <w:rsid w:val="00AB5D4E"/>
    <w:rsid w:val="00AB636A"/>
    <w:rsid w:val="00AC1D92"/>
    <w:rsid w:val="00AC1FDC"/>
    <w:rsid w:val="00AC213E"/>
    <w:rsid w:val="00AC25B9"/>
    <w:rsid w:val="00AC2841"/>
    <w:rsid w:val="00AC4475"/>
    <w:rsid w:val="00AC568D"/>
    <w:rsid w:val="00AC5946"/>
    <w:rsid w:val="00AC5BEC"/>
    <w:rsid w:val="00AC7A8C"/>
    <w:rsid w:val="00AC7F43"/>
    <w:rsid w:val="00AD1088"/>
    <w:rsid w:val="00AD2F1B"/>
    <w:rsid w:val="00AD41B7"/>
    <w:rsid w:val="00AD433F"/>
    <w:rsid w:val="00AD564D"/>
    <w:rsid w:val="00AD58CE"/>
    <w:rsid w:val="00AD6591"/>
    <w:rsid w:val="00AE0DD8"/>
    <w:rsid w:val="00AE4997"/>
    <w:rsid w:val="00AE58F2"/>
    <w:rsid w:val="00AE5A25"/>
    <w:rsid w:val="00AF0D93"/>
    <w:rsid w:val="00AF19CC"/>
    <w:rsid w:val="00AF2EF5"/>
    <w:rsid w:val="00AF3682"/>
    <w:rsid w:val="00AF7A7B"/>
    <w:rsid w:val="00B01676"/>
    <w:rsid w:val="00B0208A"/>
    <w:rsid w:val="00B031F6"/>
    <w:rsid w:val="00B03910"/>
    <w:rsid w:val="00B04EE4"/>
    <w:rsid w:val="00B057E7"/>
    <w:rsid w:val="00B06E03"/>
    <w:rsid w:val="00B10E23"/>
    <w:rsid w:val="00B138CC"/>
    <w:rsid w:val="00B13CD4"/>
    <w:rsid w:val="00B146F0"/>
    <w:rsid w:val="00B160EE"/>
    <w:rsid w:val="00B179BC"/>
    <w:rsid w:val="00B20EE3"/>
    <w:rsid w:val="00B236A7"/>
    <w:rsid w:val="00B243F0"/>
    <w:rsid w:val="00B2441E"/>
    <w:rsid w:val="00B2482E"/>
    <w:rsid w:val="00B264B4"/>
    <w:rsid w:val="00B26898"/>
    <w:rsid w:val="00B27E56"/>
    <w:rsid w:val="00B321A8"/>
    <w:rsid w:val="00B32B3E"/>
    <w:rsid w:val="00B3303D"/>
    <w:rsid w:val="00B347B1"/>
    <w:rsid w:val="00B35263"/>
    <w:rsid w:val="00B373CD"/>
    <w:rsid w:val="00B377C7"/>
    <w:rsid w:val="00B37CE1"/>
    <w:rsid w:val="00B40772"/>
    <w:rsid w:val="00B421D1"/>
    <w:rsid w:val="00B42BB2"/>
    <w:rsid w:val="00B44E11"/>
    <w:rsid w:val="00B475D4"/>
    <w:rsid w:val="00B514E8"/>
    <w:rsid w:val="00B51888"/>
    <w:rsid w:val="00B51C57"/>
    <w:rsid w:val="00B525DE"/>
    <w:rsid w:val="00B52DD7"/>
    <w:rsid w:val="00B53C1A"/>
    <w:rsid w:val="00B56D9E"/>
    <w:rsid w:val="00B570BD"/>
    <w:rsid w:val="00B57711"/>
    <w:rsid w:val="00B608C4"/>
    <w:rsid w:val="00B616D6"/>
    <w:rsid w:val="00B61F01"/>
    <w:rsid w:val="00B633D4"/>
    <w:rsid w:val="00B66970"/>
    <w:rsid w:val="00B67FD3"/>
    <w:rsid w:val="00B71B12"/>
    <w:rsid w:val="00B7233E"/>
    <w:rsid w:val="00B7294F"/>
    <w:rsid w:val="00B741D1"/>
    <w:rsid w:val="00B76B37"/>
    <w:rsid w:val="00B76DC7"/>
    <w:rsid w:val="00B77C21"/>
    <w:rsid w:val="00B81CA6"/>
    <w:rsid w:val="00B829C4"/>
    <w:rsid w:val="00B84051"/>
    <w:rsid w:val="00B90FAC"/>
    <w:rsid w:val="00B91565"/>
    <w:rsid w:val="00B92A6B"/>
    <w:rsid w:val="00B92E11"/>
    <w:rsid w:val="00B959DD"/>
    <w:rsid w:val="00BA10D2"/>
    <w:rsid w:val="00BA1715"/>
    <w:rsid w:val="00BA18AB"/>
    <w:rsid w:val="00BA2320"/>
    <w:rsid w:val="00BA3592"/>
    <w:rsid w:val="00BA36F7"/>
    <w:rsid w:val="00BA41CB"/>
    <w:rsid w:val="00BA58E8"/>
    <w:rsid w:val="00BA5CE3"/>
    <w:rsid w:val="00BA72DE"/>
    <w:rsid w:val="00BA7648"/>
    <w:rsid w:val="00BB33A3"/>
    <w:rsid w:val="00BB370C"/>
    <w:rsid w:val="00BB4A48"/>
    <w:rsid w:val="00BB51DD"/>
    <w:rsid w:val="00BB60FC"/>
    <w:rsid w:val="00BB6951"/>
    <w:rsid w:val="00BB69E1"/>
    <w:rsid w:val="00BC037F"/>
    <w:rsid w:val="00BC0453"/>
    <w:rsid w:val="00BC126C"/>
    <w:rsid w:val="00BC19D8"/>
    <w:rsid w:val="00BC31C4"/>
    <w:rsid w:val="00BC460C"/>
    <w:rsid w:val="00BC52B9"/>
    <w:rsid w:val="00BC7763"/>
    <w:rsid w:val="00BC7846"/>
    <w:rsid w:val="00BC7AEB"/>
    <w:rsid w:val="00BC7B5B"/>
    <w:rsid w:val="00BD0682"/>
    <w:rsid w:val="00BD1671"/>
    <w:rsid w:val="00BD1B02"/>
    <w:rsid w:val="00BD21DC"/>
    <w:rsid w:val="00BE0084"/>
    <w:rsid w:val="00BE0C7F"/>
    <w:rsid w:val="00BE1BA8"/>
    <w:rsid w:val="00BE1EDF"/>
    <w:rsid w:val="00BE1FA9"/>
    <w:rsid w:val="00BE494F"/>
    <w:rsid w:val="00BE4F2B"/>
    <w:rsid w:val="00BE57BC"/>
    <w:rsid w:val="00BF2E51"/>
    <w:rsid w:val="00BF33BF"/>
    <w:rsid w:val="00BF3F60"/>
    <w:rsid w:val="00BF4E6D"/>
    <w:rsid w:val="00BF5A66"/>
    <w:rsid w:val="00C0073A"/>
    <w:rsid w:val="00C00AD6"/>
    <w:rsid w:val="00C04AA1"/>
    <w:rsid w:val="00C04B79"/>
    <w:rsid w:val="00C10FCE"/>
    <w:rsid w:val="00C111E5"/>
    <w:rsid w:val="00C1274A"/>
    <w:rsid w:val="00C136A6"/>
    <w:rsid w:val="00C1586C"/>
    <w:rsid w:val="00C15FC0"/>
    <w:rsid w:val="00C1621D"/>
    <w:rsid w:val="00C215E9"/>
    <w:rsid w:val="00C2290B"/>
    <w:rsid w:val="00C2325D"/>
    <w:rsid w:val="00C339F8"/>
    <w:rsid w:val="00C35126"/>
    <w:rsid w:val="00C35288"/>
    <w:rsid w:val="00C35DEF"/>
    <w:rsid w:val="00C37EC7"/>
    <w:rsid w:val="00C45CAF"/>
    <w:rsid w:val="00C46B90"/>
    <w:rsid w:val="00C475E8"/>
    <w:rsid w:val="00C540C5"/>
    <w:rsid w:val="00C56670"/>
    <w:rsid w:val="00C568B8"/>
    <w:rsid w:val="00C56B35"/>
    <w:rsid w:val="00C6520B"/>
    <w:rsid w:val="00C655A8"/>
    <w:rsid w:val="00C65AC5"/>
    <w:rsid w:val="00C6600D"/>
    <w:rsid w:val="00C70F80"/>
    <w:rsid w:val="00C71CC7"/>
    <w:rsid w:val="00C733B1"/>
    <w:rsid w:val="00C75678"/>
    <w:rsid w:val="00C7621B"/>
    <w:rsid w:val="00C7634C"/>
    <w:rsid w:val="00C76620"/>
    <w:rsid w:val="00C7704A"/>
    <w:rsid w:val="00C77B69"/>
    <w:rsid w:val="00C84058"/>
    <w:rsid w:val="00C853C6"/>
    <w:rsid w:val="00C86064"/>
    <w:rsid w:val="00C87693"/>
    <w:rsid w:val="00C9117A"/>
    <w:rsid w:val="00C916C6"/>
    <w:rsid w:val="00C927B2"/>
    <w:rsid w:val="00C9299D"/>
    <w:rsid w:val="00C933D2"/>
    <w:rsid w:val="00C936C5"/>
    <w:rsid w:val="00C961EC"/>
    <w:rsid w:val="00C9645C"/>
    <w:rsid w:val="00C96D38"/>
    <w:rsid w:val="00CA12E8"/>
    <w:rsid w:val="00CA1A63"/>
    <w:rsid w:val="00CA28FD"/>
    <w:rsid w:val="00CB0164"/>
    <w:rsid w:val="00CB0A9C"/>
    <w:rsid w:val="00CB2556"/>
    <w:rsid w:val="00CB4099"/>
    <w:rsid w:val="00CB4CF8"/>
    <w:rsid w:val="00CB58BB"/>
    <w:rsid w:val="00CB6DDC"/>
    <w:rsid w:val="00CB7B02"/>
    <w:rsid w:val="00CB7C57"/>
    <w:rsid w:val="00CC15CD"/>
    <w:rsid w:val="00CC22AE"/>
    <w:rsid w:val="00CC2A03"/>
    <w:rsid w:val="00CC4B1E"/>
    <w:rsid w:val="00CC74C1"/>
    <w:rsid w:val="00CD0996"/>
    <w:rsid w:val="00CD0C1B"/>
    <w:rsid w:val="00CD1037"/>
    <w:rsid w:val="00CD2010"/>
    <w:rsid w:val="00CD2CC5"/>
    <w:rsid w:val="00CD32B2"/>
    <w:rsid w:val="00CD39DC"/>
    <w:rsid w:val="00CE1000"/>
    <w:rsid w:val="00CE3620"/>
    <w:rsid w:val="00CE4665"/>
    <w:rsid w:val="00CE4F50"/>
    <w:rsid w:val="00CE66EB"/>
    <w:rsid w:val="00CF0542"/>
    <w:rsid w:val="00CF16E4"/>
    <w:rsid w:val="00CF3AEC"/>
    <w:rsid w:val="00CF40B9"/>
    <w:rsid w:val="00CF5FDA"/>
    <w:rsid w:val="00CF604F"/>
    <w:rsid w:val="00CF7048"/>
    <w:rsid w:val="00CF7DD9"/>
    <w:rsid w:val="00D0046B"/>
    <w:rsid w:val="00D00D84"/>
    <w:rsid w:val="00D02777"/>
    <w:rsid w:val="00D047B3"/>
    <w:rsid w:val="00D04E8D"/>
    <w:rsid w:val="00D06DD3"/>
    <w:rsid w:val="00D07345"/>
    <w:rsid w:val="00D077E7"/>
    <w:rsid w:val="00D07939"/>
    <w:rsid w:val="00D07D1F"/>
    <w:rsid w:val="00D130C6"/>
    <w:rsid w:val="00D13182"/>
    <w:rsid w:val="00D13572"/>
    <w:rsid w:val="00D13A93"/>
    <w:rsid w:val="00D161AC"/>
    <w:rsid w:val="00D17A18"/>
    <w:rsid w:val="00D209DF"/>
    <w:rsid w:val="00D21EA5"/>
    <w:rsid w:val="00D23F0C"/>
    <w:rsid w:val="00D24077"/>
    <w:rsid w:val="00D2661C"/>
    <w:rsid w:val="00D26AAC"/>
    <w:rsid w:val="00D26B7E"/>
    <w:rsid w:val="00D30D58"/>
    <w:rsid w:val="00D31DC6"/>
    <w:rsid w:val="00D326CD"/>
    <w:rsid w:val="00D363D6"/>
    <w:rsid w:val="00D40782"/>
    <w:rsid w:val="00D409AB"/>
    <w:rsid w:val="00D40A31"/>
    <w:rsid w:val="00D41265"/>
    <w:rsid w:val="00D42CC1"/>
    <w:rsid w:val="00D4304E"/>
    <w:rsid w:val="00D43896"/>
    <w:rsid w:val="00D43A7F"/>
    <w:rsid w:val="00D4431F"/>
    <w:rsid w:val="00D45B23"/>
    <w:rsid w:val="00D46910"/>
    <w:rsid w:val="00D46A88"/>
    <w:rsid w:val="00D47ABA"/>
    <w:rsid w:val="00D50BE5"/>
    <w:rsid w:val="00D51B55"/>
    <w:rsid w:val="00D51CF2"/>
    <w:rsid w:val="00D5232A"/>
    <w:rsid w:val="00D5475D"/>
    <w:rsid w:val="00D55165"/>
    <w:rsid w:val="00D55656"/>
    <w:rsid w:val="00D572D6"/>
    <w:rsid w:val="00D57CBB"/>
    <w:rsid w:val="00D6557B"/>
    <w:rsid w:val="00D66BC6"/>
    <w:rsid w:val="00D6741B"/>
    <w:rsid w:val="00D71F55"/>
    <w:rsid w:val="00D7402C"/>
    <w:rsid w:val="00D76B3B"/>
    <w:rsid w:val="00D7780E"/>
    <w:rsid w:val="00D81086"/>
    <w:rsid w:val="00D83C3F"/>
    <w:rsid w:val="00D865DC"/>
    <w:rsid w:val="00D8725E"/>
    <w:rsid w:val="00D9070D"/>
    <w:rsid w:val="00D9096B"/>
    <w:rsid w:val="00D91B7F"/>
    <w:rsid w:val="00D93614"/>
    <w:rsid w:val="00D9459F"/>
    <w:rsid w:val="00D94C44"/>
    <w:rsid w:val="00D967E7"/>
    <w:rsid w:val="00D97464"/>
    <w:rsid w:val="00DA2DF9"/>
    <w:rsid w:val="00DA403A"/>
    <w:rsid w:val="00DA42A3"/>
    <w:rsid w:val="00DA4563"/>
    <w:rsid w:val="00DA6C48"/>
    <w:rsid w:val="00DA6E8E"/>
    <w:rsid w:val="00DA7952"/>
    <w:rsid w:val="00DB02F0"/>
    <w:rsid w:val="00DB0C80"/>
    <w:rsid w:val="00DB17B4"/>
    <w:rsid w:val="00DB196C"/>
    <w:rsid w:val="00DB2C49"/>
    <w:rsid w:val="00DB30BF"/>
    <w:rsid w:val="00DB69A8"/>
    <w:rsid w:val="00DB7A05"/>
    <w:rsid w:val="00DC0224"/>
    <w:rsid w:val="00DC2D06"/>
    <w:rsid w:val="00DC4F4A"/>
    <w:rsid w:val="00DC5530"/>
    <w:rsid w:val="00DC5D3B"/>
    <w:rsid w:val="00DC6AC5"/>
    <w:rsid w:val="00DC7C4E"/>
    <w:rsid w:val="00DC7D0A"/>
    <w:rsid w:val="00DD1738"/>
    <w:rsid w:val="00DD3B10"/>
    <w:rsid w:val="00DD4687"/>
    <w:rsid w:val="00DD6739"/>
    <w:rsid w:val="00DE115A"/>
    <w:rsid w:val="00DE13EB"/>
    <w:rsid w:val="00DE2A00"/>
    <w:rsid w:val="00DE35D3"/>
    <w:rsid w:val="00DE4406"/>
    <w:rsid w:val="00DE5C31"/>
    <w:rsid w:val="00DE5EE1"/>
    <w:rsid w:val="00DE621F"/>
    <w:rsid w:val="00DE7645"/>
    <w:rsid w:val="00DF2029"/>
    <w:rsid w:val="00DF2264"/>
    <w:rsid w:val="00DF4A02"/>
    <w:rsid w:val="00DF778C"/>
    <w:rsid w:val="00E00505"/>
    <w:rsid w:val="00E01A07"/>
    <w:rsid w:val="00E01B98"/>
    <w:rsid w:val="00E023FB"/>
    <w:rsid w:val="00E029CA"/>
    <w:rsid w:val="00E04DCD"/>
    <w:rsid w:val="00E052CE"/>
    <w:rsid w:val="00E0591F"/>
    <w:rsid w:val="00E10267"/>
    <w:rsid w:val="00E10F15"/>
    <w:rsid w:val="00E13658"/>
    <w:rsid w:val="00E148AA"/>
    <w:rsid w:val="00E14F27"/>
    <w:rsid w:val="00E15115"/>
    <w:rsid w:val="00E17234"/>
    <w:rsid w:val="00E1752B"/>
    <w:rsid w:val="00E177A5"/>
    <w:rsid w:val="00E21CDD"/>
    <w:rsid w:val="00E22B7F"/>
    <w:rsid w:val="00E246EB"/>
    <w:rsid w:val="00E24923"/>
    <w:rsid w:val="00E253DA"/>
    <w:rsid w:val="00E255D1"/>
    <w:rsid w:val="00E25A17"/>
    <w:rsid w:val="00E26A3F"/>
    <w:rsid w:val="00E27479"/>
    <w:rsid w:val="00E278DA"/>
    <w:rsid w:val="00E31591"/>
    <w:rsid w:val="00E321DB"/>
    <w:rsid w:val="00E33665"/>
    <w:rsid w:val="00E35449"/>
    <w:rsid w:val="00E35BC1"/>
    <w:rsid w:val="00E37119"/>
    <w:rsid w:val="00E42F52"/>
    <w:rsid w:val="00E46061"/>
    <w:rsid w:val="00E51B79"/>
    <w:rsid w:val="00E53EFA"/>
    <w:rsid w:val="00E5729D"/>
    <w:rsid w:val="00E57CB5"/>
    <w:rsid w:val="00E615BC"/>
    <w:rsid w:val="00E61B94"/>
    <w:rsid w:val="00E65B2A"/>
    <w:rsid w:val="00E66042"/>
    <w:rsid w:val="00E715EF"/>
    <w:rsid w:val="00E718FF"/>
    <w:rsid w:val="00E71B5B"/>
    <w:rsid w:val="00E721D0"/>
    <w:rsid w:val="00E72F4E"/>
    <w:rsid w:val="00E73A4E"/>
    <w:rsid w:val="00E741B3"/>
    <w:rsid w:val="00E74799"/>
    <w:rsid w:val="00E75569"/>
    <w:rsid w:val="00E76B1D"/>
    <w:rsid w:val="00E76D18"/>
    <w:rsid w:val="00E7774B"/>
    <w:rsid w:val="00E806C6"/>
    <w:rsid w:val="00E81A76"/>
    <w:rsid w:val="00E825FE"/>
    <w:rsid w:val="00E82811"/>
    <w:rsid w:val="00E840FF"/>
    <w:rsid w:val="00E84F1B"/>
    <w:rsid w:val="00E87E60"/>
    <w:rsid w:val="00E9073A"/>
    <w:rsid w:val="00E919DF"/>
    <w:rsid w:val="00E9358E"/>
    <w:rsid w:val="00E94FF4"/>
    <w:rsid w:val="00E9709D"/>
    <w:rsid w:val="00EA07BA"/>
    <w:rsid w:val="00EA339A"/>
    <w:rsid w:val="00EA4C6D"/>
    <w:rsid w:val="00EA4E67"/>
    <w:rsid w:val="00EA4E79"/>
    <w:rsid w:val="00EA70D3"/>
    <w:rsid w:val="00EB0C25"/>
    <w:rsid w:val="00EB1C48"/>
    <w:rsid w:val="00EB4A03"/>
    <w:rsid w:val="00EB5487"/>
    <w:rsid w:val="00EB5B94"/>
    <w:rsid w:val="00EC0764"/>
    <w:rsid w:val="00EC0767"/>
    <w:rsid w:val="00EC09DF"/>
    <w:rsid w:val="00EC13ED"/>
    <w:rsid w:val="00EC19FE"/>
    <w:rsid w:val="00EC3297"/>
    <w:rsid w:val="00EC417A"/>
    <w:rsid w:val="00EC5374"/>
    <w:rsid w:val="00EC6322"/>
    <w:rsid w:val="00EC6D9C"/>
    <w:rsid w:val="00EC78EF"/>
    <w:rsid w:val="00EC7BE6"/>
    <w:rsid w:val="00ED0930"/>
    <w:rsid w:val="00ED0963"/>
    <w:rsid w:val="00ED20E9"/>
    <w:rsid w:val="00ED3529"/>
    <w:rsid w:val="00ED4159"/>
    <w:rsid w:val="00ED5264"/>
    <w:rsid w:val="00ED54E5"/>
    <w:rsid w:val="00ED62DA"/>
    <w:rsid w:val="00EE0871"/>
    <w:rsid w:val="00EE126A"/>
    <w:rsid w:val="00EE1793"/>
    <w:rsid w:val="00EE36C5"/>
    <w:rsid w:val="00EE36F3"/>
    <w:rsid w:val="00EE61C1"/>
    <w:rsid w:val="00EE6266"/>
    <w:rsid w:val="00EE663C"/>
    <w:rsid w:val="00EE7353"/>
    <w:rsid w:val="00EE7A4C"/>
    <w:rsid w:val="00EF0A40"/>
    <w:rsid w:val="00EF390E"/>
    <w:rsid w:val="00EF472A"/>
    <w:rsid w:val="00EF73C2"/>
    <w:rsid w:val="00F0012F"/>
    <w:rsid w:val="00F0123B"/>
    <w:rsid w:val="00F01EC5"/>
    <w:rsid w:val="00F062E1"/>
    <w:rsid w:val="00F06B73"/>
    <w:rsid w:val="00F07E78"/>
    <w:rsid w:val="00F10E3B"/>
    <w:rsid w:val="00F10F6F"/>
    <w:rsid w:val="00F13A2C"/>
    <w:rsid w:val="00F13B5D"/>
    <w:rsid w:val="00F201D1"/>
    <w:rsid w:val="00F20B95"/>
    <w:rsid w:val="00F21C34"/>
    <w:rsid w:val="00F255E3"/>
    <w:rsid w:val="00F257FE"/>
    <w:rsid w:val="00F265DB"/>
    <w:rsid w:val="00F26839"/>
    <w:rsid w:val="00F2719D"/>
    <w:rsid w:val="00F301B6"/>
    <w:rsid w:val="00F30F90"/>
    <w:rsid w:val="00F3108A"/>
    <w:rsid w:val="00F31165"/>
    <w:rsid w:val="00F328A7"/>
    <w:rsid w:val="00F3467F"/>
    <w:rsid w:val="00F353AD"/>
    <w:rsid w:val="00F40413"/>
    <w:rsid w:val="00F40893"/>
    <w:rsid w:val="00F4114D"/>
    <w:rsid w:val="00F41678"/>
    <w:rsid w:val="00F41811"/>
    <w:rsid w:val="00F42081"/>
    <w:rsid w:val="00F44238"/>
    <w:rsid w:val="00F4456C"/>
    <w:rsid w:val="00F456D4"/>
    <w:rsid w:val="00F511F1"/>
    <w:rsid w:val="00F514F4"/>
    <w:rsid w:val="00F537CF"/>
    <w:rsid w:val="00F53E95"/>
    <w:rsid w:val="00F633D1"/>
    <w:rsid w:val="00F6354A"/>
    <w:rsid w:val="00F64307"/>
    <w:rsid w:val="00F6455B"/>
    <w:rsid w:val="00F64582"/>
    <w:rsid w:val="00F64E96"/>
    <w:rsid w:val="00F67F4B"/>
    <w:rsid w:val="00F70199"/>
    <w:rsid w:val="00F71A4C"/>
    <w:rsid w:val="00F72DBC"/>
    <w:rsid w:val="00F73A6D"/>
    <w:rsid w:val="00F778F7"/>
    <w:rsid w:val="00F810CD"/>
    <w:rsid w:val="00F852E6"/>
    <w:rsid w:val="00F85658"/>
    <w:rsid w:val="00F85A6D"/>
    <w:rsid w:val="00F86B2B"/>
    <w:rsid w:val="00F87A73"/>
    <w:rsid w:val="00F87FB7"/>
    <w:rsid w:val="00FA05CA"/>
    <w:rsid w:val="00FA232E"/>
    <w:rsid w:val="00FA2B22"/>
    <w:rsid w:val="00FA3CB1"/>
    <w:rsid w:val="00FA3D8C"/>
    <w:rsid w:val="00FA3FEF"/>
    <w:rsid w:val="00FA5483"/>
    <w:rsid w:val="00FA6889"/>
    <w:rsid w:val="00FB0BAD"/>
    <w:rsid w:val="00FB1231"/>
    <w:rsid w:val="00FB2A4F"/>
    <w:rsid w:val="00FB3809"/>
    <w:rsid w:val="00FB54C4"/>
    <w:rsid w:val="00FB5E26"/>
    <w:rsid w:val="00FB7150"/>
    <w:rsid w:val="00FB7A89"/>
    <w:rsid w:val="00FC1AA6"/>
    <w:rsid w:val="00FC1E7B"/>
    <w:rsid w:val="00FC568E"/>
    <w:rsid w:val="00FC6527"/>
    <w:rsid w:val="00FC7775"/>
    <w:rsid w:val="00FD07AE"/>
    <w:rsid w:val="00FD21FA"/>
    <w:rsid w:val="00FD2E04"/>
    <w:rsid w:val="00FD3867"/>
    <w:rsid w:val="00FD4E7C"/>
    <w:rsid w:val="00FD58CA"/>
    <w:rsid w:val="00FD5A0B"/>
    <w:rsid w:val="00FE22BA"/>
    <w:rsid w:val="00FE25B9"/>
    <w:rsid w:val="00FE41E5"/>
    <w:rsid w:val="00FF1FCA"/>
    <w:rsid w:val="00FF34D9"/>
    <w:rsid w:val="00FF5A7B"/>
    <w:rsid w:val="00FF78BC"/>
    <w:rsid w:val="00FF78EB"/>
    <w:rsid w:val="15316E59"/>
    <w:rsid w:val="4AEF09BA"/>
    <w:rsid w:val="57697E40"/>
    <w:rsid w:val="7EBB1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60E6CACD"/>
  <w15:chartTrackingRefBased/>
  <w15:docId w15:val="{CB19DA2C-E29C-EC4E-819F-3D2278CB5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55165"/>
    <w:pPr>
      <w:widowControl w:val="0"/>
      <w:ind w:firstLineChars="200" w:firstLine="200"/>
      <w:jc w:val="both"/>
    </w:pPr>
    <w:rPr>
      <w:kern w:val="2"/>
      <w:sz w:val="21"/>
      <w:szCs w:val="24"/>
    </w:rPr>
  </w:style>
  <w:style w:type="paragraph" w:styleId="1">
    <w:name w:val="heading 1"/>
    <w:basedOn w:val="a"/>
    <w:next w:val="a"/>
    <w:link w:val="10"/>
    <w:qFormat/>
    <w:rsid w:val="00EE126A"/>
    <w:pPr>
      <w:keepNext/>
      <w:keepLines/>
      <w:spacing w:line="578" w:lineRule="auto"/>
      <w:outlineLvl w:val="0"/>
    </w:pPr>
    <w:rPr>
      <w:b/>
      <w:bCs/>
      <w:kern w:val="44"/>
      <w:sz w:val="24"/>
      <w:szCs w:val="44"/>
    </w:rPr>
  </w:style>
  <w:style w:type="paragraph" w:styleId="3">
    <w:name w:val="heading 3"/>
    <w:basedOn w:val="a"/>
    <w:qFormat/>
    <w:rsid w:val="002B5CD1"/>
    <w:pPr>
      <w:widowControl/>
      <w:spacing w:before="120" w:after="200" w:line="288" w:lineRule="auto"/>
      <w:ind w:left="454" w:right="454" w:firstLineChars="0" w:firstLine="0"/>
      <w:outlineLvl w:val="2"/>
    </w:pPr>
    <w:rPr>
      <w:b/>
      <w:bCs/>
      <w:spacing w:val="4"/>
      <w:kern w:val="0"/>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E126A"/>
    <w:rPr>
      <w:b/>
      <w:bCs/>
      <w:kern w:val="44"/>
      <w:sz w:val="24"/>
      <w:szCs w:val="44"/>
    </w:rPr>
  </w:style>
  <w:style w:type="paragraph" w:styleId="a3">
    <w:name w:val="caption"/>
    <w:basedOn w:val="a"/>
    <w:next w:val="a"/>
    <w:qFormat/>
    <w:rPr>
      <w:rFonts w:ascii="等线 Light" w:eastAsia="黑体" w:hAnsi="等线 Light"/>
      <w:sz w:val="20"/>
      <w:szCs w:val="20"/>
    </w:rPr>
  </w:style>
  <w:style w:type="paragraph" w:styleId="a4">
    <w:name w:val="Document Map"/>
    <w:basedOn w:val="a"/>
    <w:pPr>
      <w:shd w:val="clear" w:color="auto" w:fill="000080"/>
    </w:pPr>
  </w:style>
  <w:style w:type="paragraph" w:styleId="a5">
    <w:name w:val="annotation text"/>
    <w:basedOn w:val="a"/>
    <w:link w:val="a6"/>
  </w:style>
  <w:style w:type="paragraph" w:styleId="a7">
    <w:name w:val="Balloon Text"/>
    <w:basedOn w:val="a"/>
    <w:rPr>
      <w:sz w:val="18"/>
      <w:szCs w:val="18"/>
    </w:rPr>
  </w:style>
  <w:style w:type="paragraph" w:styleId="a8">
    <w:name w:val="footer"/>
    <w:basedOn w:val="a"/>
    <w:pPr>
      <w:tabs>
        <w:tab w:val="center" w:pos="4153"/>
        <w:tab w:val="right" w:pos="8306"/>
      </w:tabs>
      <w:snapToGrid w:val="0"/>
      <w:jc w:val="left"/>
    </w:pPr>
    <w:rPr>
      <w:sz w:val="18"/>
    </w:rPr>
  </w:style>
  <w:style w:type="paragraph" w:styleId="a9">
    <w:name w:val="header"/>
    <w:basedOn w:val="a"/>
    <w:pPr>
      <w:pBdr>
        <w:bottom w:val="single" w:sz="6" w:space="1" w:color="auto"/>
      </w:pBdr>
      <w:tabs>
        <w:tab w:val="center" w:pos="4153"/>
        <w:tab w:val="right" w:pos="8306"/>
      </w:tabs>
      <w:spacing w:line="240" w:lineRule="atLeast"/>
      <w:jc w:val="center"/>
    </w:pPr>
    <w:rPr>
      <w:kern w:val="0"/>
      <w:sz w:val="18"/>
    </w:rPr>
  </w:style>
  <w:style w:type="paragraph" w:styleId="aa">
    <w:name w:val="footnote text"/>
    <w:basedOn w:val="a"/>
    <w:pPr>
      <w:snapToGrid w:val="0"/>
    </w:pPr>
    <w:rPr>
      <w:sz w:val="18"/>
    </w:rPr>
  </w:style>
  <w:style w:type="table" w:styleId="ab">
    <w:name w:val="Table Grid"/>
    <w:basedOn w:val="a1"/>
    <w:uiPriority w:val="99"/>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age number"/>
  </w:style>
  <w:style w:type="character" w:styleId="ad">
    <w:name w:val="Emphasis"/>
    <w:qFormat/>
    <w:rPr>
      <w:i/>
      <w:iCs/>
    </w:rPr>
  </w:style>
  <w:style w:type="character" w:styleId="ae">
    <w:name w:val="Hyperlink"/>
    <w:rPr>
      <w:color w:val="0000FF"/>
      <w:u w:val="single"/>
    </w:rPr>
  </w:style>
  <w:style w:type="character" w:customStyle="1" w:styleId="15">
    <w:name w:val="15"/>
    <w:rPr>
      <w:rFonts w:ascii="Times New Roman" w:hAnsi="Times New Roman" w:cs="Times New Roman" w:hint="default"/>
      <w:sz w:val="20"/>
      <w:szCs w:val="20"/>
    </w:rPr>
  </w:style>
  <w:style w:type="paragraph" w:customStyle="1" w:styleId="p22">
    <w:name w:val="p22"/>
    <w:basedOn w:val="a"/>
    <w:pPr>
      <w:widowControl/>
      <w:ind w:left="454" w:right="454"/>
    </w:pPr>
    <w:rPr>
      <w:kern w:val="0"/>
      <w:szCs w:val="21"/>
    </w:rPr>
  </w:style>
  <w:style w:type="paragraph" w:customStyle="1" w:styleId="p0">
    <w:name w:val="p0"/>
    <w:basedOn w:val="a"/>
    <w:pPr>
      <w:widowControl/>
    </w:pPr>
    <w:rPr>
      <w:kern w:val="0"/>
      <w:szCs w:val="21"/>
    </w:rPr>
  </w:style>
  <w:style w:type="paragraph" w:customStyle="1" w:styleId="af">
    <w:name w:val="分类号及标识码"/>
    <w:basedOn w:val="a"/>
    <w:pPr>
      <w:spacing w:line="300" w:lineRule="exact"/>
      <w:ind w:left="425" w:right="425"/>
    </w:pPr>
    <w:rPr>
      <w:rFonts w:ascii="宋体" w:hAnsi="MS Sans Serif"/>
      <w:sz w:val="18"/>
    </w:rPr>
  </w:style>
  <w:style w:type="paragraph" w:styleId="af0">
    <w:name w:val="List Paragraph"/>
    <w:basedOn w:val="a"/>
    <w:uiPriority w:val="34"/>
    <w:qFormat/>
    <w:pPr>
      <w:ind w:firstLine="420"/>
    </w:pPr>
  </w:style>
  <w:style w:type="character" w:styleId="af1">
    <w:name w:val="annotation reference"/>
    <w:rsid w:val="002C309C"/>
    <w:rPr>
      <w:sz w:val="21"/>
      <w:szCs w:val="21"/>
    </w:rPr>
  </w:style>
  <w:style w:type="paragraph" w:styleId="af2">
    <w:name w:val="annotation subject"/>
    <w:basedOn w:val="a5"/>
    <w:next w:val="a5"/>
    <w:link w:val="af3"/>
    <w:rsid w:val="002C309C"/>
    <w:pPr>
      <w:jc w:val="left"/>
    </w:pPr>
    <w:rPr>
      <w:b/>
      <w:bCs/>
    </w:rPr>
  </w:style>
  <w:style w:type="character" w:customStyle="1" w:styleId="a6">
    <w:name w:val="批注文字 字符"/>
    <w:link w:val="a5"/>
    <w:rsid w:val="002C309C"/>
    <w:rPr>
      <w:kern w:val="2"/>
      <w:sz w:val="21"/>
      <w:szCs w:val="24"/>
    </w:rPr>
  </w:style>
  <w:style w:type="character" w:customStyle="1" w:styleId="af3">
    <w:name w:val="批注主题 字符"/>
    <w:link w:val="af2"/>
    <w:rsid w:val="002C309C"/>
    <w:rPr>
      <w:b/>
      <w:bCs/>
      <w:kern w:val="2"/>
      <w:sz w:val="21"/>
      <w:szCs w:val="24"/>
    </w:rPr>
  </w:style>
  <w:style w:type="paragraph" w:styleId="af4">
    <w:name w:val="Revision"/>
    <w:hidden/>
    <w:uiPriority w:val="99"/>
    <w:unhideWhenUsed/>
    <w:rsid w:val="00CB4099"/>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725819">
      <w:bodyDiv w:val="1"/>
      <w:marLeft w:val="0"/>
      <w:marRight w:val="0"/>
      <w:marTop w:val="0"/>
      <w:marBottom w:val="0"/>
      <w:divBdr>
        <w:top w:val="none" w:sz="0" w:space="0" w:color="auto"/>
        <w:left w:val="none" w:sz="0" w:space="0" w:color="auto"/>
        <w:bottom w:val="none" w:sz="0" w:space="0" w:color="auto"/>
        <w:right w:val="none" w:sz="0" w:space="0" w:color="auto"/>
      </w:divBdr>
      <w:divsChild>
        <w:div w:id="975571031">
          <w:marLeft w:val="0"/>
          <w:marRight w:val="0"/>
          <w:marTop w:val="0"/>
          <w:marBottom w:val="0"/>
          <w:divBdr>
            <w:top w:val="none" w:sz="0" w:space="0" w:color="auto"/>
            <w:left w:val="none" w:sz="0" w:space="0" w:color="auto"/>
            <w:bottom w:val="none" w:sz="0" w:space="0" w:color="auto"/>
            <w:right w:val="none" w:sz="0" w:space="0" w:color="auto"/>
          </w:divBdr>
          <w:divsChild>
            <w:div w:id="83141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85162">
      <w:bodyDiv w:val="1"/>
      <w:marLeft w:val="0"/>
      <w:marRight w:val="0"/>
      <w:marTop w:val="0"/>
      <w:marBottom w:val="0"/>
      <w:divBdr>
        <w:top w:val="none" w:sz="0" w:space="0" w:color="auto"/>
        <w:left w:val="none" w:sz="0" w:space="0" w:color="auto"/>
        <w:bottom w:val="none" w:sz="0" w:space="0" w:color="auto"/>
        <w:right w:val="none" w:sz="0" w:space="0" w:color="auto"/>
      </w:divBdr>
    </w:div>
    <w:div w:id="484200032">
      <w:bodyDiv w:val="1"/>
      <w:marLeft w:val="0"/>
      <w:marRight w:val="0"/>
      <w:marTop w:val="0"/>
      <w:marBottom w:val="0"/>
      <w:divBdr>
        <w:top w:val="none" w:sz="0" w:space="0" w:color="auto"/>
        <w:left w:val="none" w:sz="0" w:space="0" w:color="auto"/>
        <w:bottom w:val="none" w:sz="0" w:space="0" w:color="auto"/>
        <w:right w:val="none" w:sz="0" w:space="0" w:color="auto"/>
      </w:divBdr>
    </w:div>
    <w:div w:id="934443432">
      <w:bodyDiv w:val="1"/>
      <w:marLeft w:val="0"/>
      <w:marRight w:val="0"/>
      <w:marTop w:val="0"/>
      <w:marBottom w:val="0"/>
      <w:divBdr>
        <w:top w:val="none" w:sz="0" w:space="0" w:color="auto"/>
        <w:left w:val="none" w:sz="0" w:space="0" w:color="auto"/>
        <w:bottom w:val="none" w:sz="0" w:space="0" w:color="auto"/>
        <w:right w:val="none" w:sz="0" w:space="0" w:color="auto"/>
      </w:divBdr>
      <w:divsChild>
        <w:div w:id="773476102">
          <w:marLeft w:val="0"/>
          <w:marRight w:val="0"/>
          <w:marTop w:val="0"/>
          <w:marBottom w:val="0"/>
          <w:divBdr>
            <w:top w:val="none" w:sz="0" w:space="0" w:color="auto"/>
            <w:left w:val="none" w:sz="0" w:space="0" w:color="auto"/>
            <w:bottom w:val="none" w:sz="0" w:space="0" w:color="auto"/>
            <w:right w:val="none" w:sz="0" w:space="0" w:color="auto"/>
          </w:divBdr>
          <w:divsChild>
            <w:div w:id="71231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4660">
      <w:bodyDiv w:val="1"/>
      <w:marLeft w:val="0"/>
      <w:marRight w:val="0"/>
      <w:marTop w:val="0"/>
      <w:marBottom w:val="0"/>
      <w:divBdr>
        <w:top w:val="none" w:sz="0" w:space="0" w:color="auto"/>
        <w:left w:val="none" w:sz="0" w:space="0" w:color="auto"/>
        <w:bottom w:val="none" w:sz="0" w:space="0" w:color="auto"/>
        <w:right w:val="none" w:sz="0" w:space="0" w:color="auto"/>
      </w:divBdr>
      <w:divsChild>
        <w:div w:id="206990595">
          <w:marLeft w:val="0"/>
          <w:marRight w:val="0"/>
          <w:marTop w:val="0"/>
          <w:marBottom w:val="0"/>
          <w:divBdr>
            <w:top w:val="none" w:sz="0" w:space="0" w:color="auto"/>
            <w:left w:val="none" w:sz="0" w:space="0" w:color="auto"/>
            <w:bottom w:val="none" w:sz="0" w:space="0" w:color="auto"/>
            <w:right w:val="none" w:sz="0" w:space="0" w:color="auto"/>
          </w:divBdr>
          <w:divsChild>
            <w:div w:id="92021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797215">
      <w:bodyDiv w:val="1"/>
      <w:marLeft w:val="0"/>
      <w:marRight w:val="0"/>
      <w:marTop w:val="0"/>
      <w:marBottom w:val="0"/>
      <w:divBdr>
        <w:top w:val="none" w:sz="0" w:space="0" w:color="auto"/>
        <w:left w:val="none" w:sz="0" w:space="0" w:color="auto"/>
        <w:bottom w:val="none" w:sz="0" w:space="0" w:color="auto"/>
        <w:right w:val="none" w:sz="0" w:space="0" w:color="auto"/>
      </w:divBdr>
      <w:divsChild>
        <w:div w:id="743456070">
          <w:marLeft w:val="0"/>
          <w:marRight w:val="0"/>
          <w:marTop w:val="0"/>
          <w:marBottom w:val="0"/>
          <w:divBdr>
            <w:top w:val="none" w:sz="0" w:space="0" w:color="auto"/>
            <w:left w:val="none" w:sz="0" w:space="0" w:color="auto"/>
            <w:bottom w:val="none" w:sz="0" w:space="0" w:color="auto"/>
            <w:right w:val="none" w:sz="0" w:space="0" w:color="auto"/>
          </w:divBdr>
          <w:divsChild>
            <w:div w:id="25579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4466">
      <w:bodyDiv w:val="1"/>
      <w:marLeft w:val="0"/>
      <w:marRight w:val="0"/>
      <w:marTop w:val="0"/>
      <w:marBottom w:val="0"/>
      <w:divBdr>
        <w:top w:val="none" w:sz="0" w:space="0" w:color="auto"/>
        <w:left w:val="none" w:sz="0" w:space="0" w:color="auto"/>
        <w:bottom w:val="none" w:sz="0" w:space="0" w:color="auto"/>
        <w:right w:val="none" w:sz="0" w:space="0" w:color="auto"/>
      </w:divBdr>
      <w:divsChild>
        <w:div w:id="1470898591">
          <w:marLeft w:val="0"/>
          <w:marRight w:val="0"/>
          <w:marTop w:val="0"/>
          <w:marBottom w:val="0"/>
          <w:divBdr>
            <w:top w:val="none" w:sz="0" w:space="0" w:color="auto"/>
            <w:left w:val="none" w:sz="0" w:space="0" w:color="auto"/>
            <w:bottom w:val="none" w:sz="0" w:space="0" w:color="auto"/>
            <w:right w:val="none" w:sz="0" w:space="0" w:color="auto"/>
          </w:divBdr>
          <w:divsChild>
            <w:div w:id="29911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1.jpeg"/><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jpe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3.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6.emf"/><Relationship Id="rId27"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BC810F-416D-8B4F-AD8A-FC4B352C1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19</Pages>
  <Words>21299</Words>
  <Characters>21938</Characters>
  <Application>Microsoft Office Word</Application>
  <DocSecurity>0</DocSecurity>
  <PresentationFormat/>
  <Lines>877</Lines>
  <Paragraphs>645</Paragraphs>
  <Slides>0</Slides>
  <Notes>0</Notes>
  <HiddenSlides>0</HiddenSlides>
  <MMClips>0</MMClips>
  <ScaleCrop>false</ScaleCrop>
  <Company>www.ftpdown.com</Company>
  <LinksUpToDate>false</LinksUpToDate>
  <CharactersWithSpaces>42592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民用飞机有限元裂纹</dc:title>
  <dc:subject/>
  <dc:creator>s22296</dc:creator>
  <cp:keywords/>
  <dc:description>NE.Ref</dc:description>
  <cp:lastModifiedBy>PVC</cp:lastModifiedBy>
  <cp:revision>134</cp:revision>
  <cp:lastPrinted>2022-07-01T12:33:00Z</cp:lastPrinted>
  <dcterms:created xsi:type="dcterms:W3CDTF">2022-07-01T12:33:00Z</dcterms:created>
  <dcterms:modified xsi:type="dcterms:W3CDTF">2022-07-18T02:33:00Z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11FF66422DB04ACAAD6813EAB62A8128</vt:lpwstr>
  </property>
</Properties>
</file>